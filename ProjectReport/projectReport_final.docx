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981E63" w:rsidP="7FB16707" w:rsidRDefault="00981E63" w14:paraId="25061BB1" wp14:textId="1426B26F">
      <w:pPr>
        <w:pStyle w:val="Normal"/>
        <w:suppressLineNumbers w:val="0"/>
        <w:bidi w:val="0"/>
        <w:spacing w:before="0" w:beforeAutospacing="off" w:after="200" w:afterAutospacing="off" w:line="276" w:lineRule="auto"/>
        <w:ind w:left="0" w:right="0"/>
        <w:jc w:val="left"/>
        <w:rPr>
          <w:rFonts w:ascii="Times New Roman" w:hAnsi="Times New Roman" w:eastAsia="Times New Roman" w:cs="Times New Roman"/>
        </w:rPr>
      </w:pPr>
      <w:r w:rsidR="00981E63">
        <w:drawing>
          <wp:inline xmlns:wp14="http://schemas.microsoft.com/office/word/2010/wordprocessingDrawing" wp14:editId="00CB766C" wp14:anchorId="72600A56">
            <wp:extent cx="5943600" cy="8427211"/>
            <wp:effectExtent l="19050" t="0" r="0" b="0"/>
            <wp:docPr id="1" name="Picture 3" descr="CodeMentor-FrontPage" title=""/>
            <wp:cNvGraphicFramePr>
              <a:graphicFrameLocks noChangeAspect="1"/>
            </wp:cNvGraphicFramePr>
            <a:graphic>
              <a:graphicData uri="http://schemas.openxmlformats.org/drawingml/2006/picture">
                <pic:pic>
                  <pic:nvPicPr>
                    <pic:cNvPr id="0" name="Picture 3"/>
                    <pic:cNvPicPr/>
                  </pic:nvPicPr>
                  <pic:blipFill>
                    <a:blip r:embed="Ra39c191029e347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427211"/>
                    </a:xfrm>
                    <a:prstGeom prst="rect">
                      <a:avLst/>
                    </a:prstGeom>
                  </pic:spPr>
                </pic:pic>
              </a:graphicData>
            </a:graphic>
          </wp:inline>
        </w:drawing>
      </w:r>
    </w:p>
    <w:p xmlns:wp14="http://schemas.microsoft.com/office/word/2010/wordml" w:rsidR="00981E63" w:rsidP="7FB16707" w:rsidRDefault="00981E63" w14:paraId="702112C2" wp14:textId="4CF04499">
      <w:pPr>
        <w:rPr>
          <w:rFonts w:ascii="Times New Roman" w:hAnsi="Times New Roman" w:eastAsia="Times New Roman" w:cs="Times New Roman"/>
          <w:b w:val="1"/>
          <w:bCs w:val="1"/>
          <w:sz w:val="32"/>
          <w:szCs w:val="32"/>
        </w:rPr>
      </w:pPr>
      <w:r w:rsidRPr="7FB16707" w:rsidR="58C100BE">
        <w:rPr>
          <w:rFonts w:ascii="Times New Roman" w:hAnsi="Times New Roman" w:eastAsia="Times New Roman" w:cs="Times New Roman"/>
        </w:rPr>
        <w:t xml:space="preserve">                                                    </w:t>
      </w:r>
      <w:r w:rsidRPr="7FB16707" w:rsidR="58C100BE">
        <w:rPr>
          <w:rFonts w:ascii="Times New Roman" w:hAnsi="Times New Roman" w:eastAsia="Times New Roman" w:cs="Times New Roman"/>
          <w:b w:val="1"/>
          <w:bCs w:val="1"/>
          <w:sz w:val="32"/>
          <w:szCs w:val="32"/>
        </w:rPr>
        <w:t xml:space="preserve">    Table of Contents</w:t>
      </w:r>
    </w:p>
    <w:p xmlns:wp14="http://schemas.microsoft.com/office/word/2010/wordml" w:rsidR="00981E63" w:rsidP="7FB16707" w:rsidRDefault="00981E63" w14:paraId="7670009B" wp14:textId="4FA72302">
      <w:pPr>
        <w:rPr>
          <w:rFonts w:ascii="Times New Roman" w:hAnsi="Times New Roman" w:eastAsia="Times New Roman" w:cs="Times New Roman"/>
          <w:b w:val="1"/>
          <w:bCs w:val="1"/>
          <w:sz w:val="22"/>
          <w:szCs w:val="22"/>
        </w:rPr>
      </w:pPr>
      <w:r w:rsidRPr="7FB16707" w:rsidR="2D7A80CD">
        <w:rPr>
          <w:rFonts w:ascii="Times New Roman" w:hAnsi="Times New Roman" w:eastAsia="Times New Roman" w:cs="Times New Roman"/>
          <w:b w:val="1"/>
          <w:bCs w:val="1"/>
          <w:sz w:val="22"/>
          <w:szCs w:val="22"/>
        </w:rPr>
        <w:t>1)</w:t>
      </w:r>
      <w:r w:rsidRPr="7FB16707" w:rsidR="446D12DD">
        <w:rPr>
          <w:rFonts w:ascii="Times New Roman" w:hAnsi="Times New Roman" w:eastAsia="Times New Roman" w:cs="Times New Roman"/>
          <w:b w:val="1"/>
          <w:bCs w:val="1"/>
          <w:sz w:val="22"/>
          <w:szCs w:val="22"/>
        </w:rPr>
        <w:t xml:space="preserve"> </w:t>
      </w:r>
      <w:r w:rsidRPr="7FB16707" w:rsidR="2D7A80CD">
        <w:rPr>
          <w:rFonts w:ascii="Times New Roman" w:hAnsi="Times New Roman" w:eastAsia="Times New Roman" w:cs="Times New Roman"/>
          <w:b w:val="1"/>
          <w:bCs w:val="1"/>
          <w:sz w:val="22"/>
          <w:szCs w:val="22"/>
        </w:rPr>
        <w:t>Introduction...................................................................................................................................</w:t>
      </w:r>
      <w:r w:rsidRPr="7FB16707" w:rsidR="163F53B2">
        <w:rPr>
          <w:rFonts w:ascii="Times New Roman" w:hAnsi="Times New Roman" w:eastAsia="Times New Roman" w:cs="Times New Roman"/>
          <w:b w:val="1"/>
          <w:bCs w:val="1"/>
          <w:sz w:val="22"/>
          <w:szCs w:val="22"/>
        </w:rPr>
        <w:t>..........</w:t>
      </w:r>
      <w:r w:rsidRPr="7FB16707" w:rsidR="75FE224B">
        <w:rPr>
          <w:rFonts w:ascii="Times New Roman" w:hAnsi="Times New Roman" w:eastAsia="Times New Roman" w:cs="Times New Roman"/>
          <w:b w:val="1"/>
          <w:bCs w:val="1"/>
          <w:sz w:val="22"/>
          <w:szCs w:val="22"/>
        </w:rPr>
        <w:t>4</w:t>
      </w:r>
    </w:p>
    <w:p xmlns:wp14="http://schemas.microsoft.com/office/word/2010/wordml" w:rsidR="00981E63" w:rsidP="7FB16707" w:rsidRDefault="00981E63" w14:paraId="4798C9B8" wp14:textId="11B221D0">
      <w:pPr>
        <w:pStyle w:val="Normal"/>
        <w:suppressLineNumbers w:val="0"/>
        <w:bidi w:val="0"/>
        <w:rPr>
          <w:rFonts w:ascii="Times New Roman" w:hAnsi="Times New Roman" w:eastAsia="Times New Roman" w:cs="Times New Roman"/>
          <w:b w:val="1"/>
          <w:bCs w:val="1"/>
          <w:sz w:val="22"/>
          <w:szCs w:val="22"/>
        </w:rPr>
      </w:pPr>
      <w:r w:rsidRPr="7FB16707" w:rsidR="31B1345E">
        <w:rPr>
          <w:rFonts w:ascii="Times New Roman" w:hAnsi="Times New Roman" w:eastAsia="Times New Roman" w:cs="Times New Roman"/>
          <w:b w:val="1"/>
          <w:bCs w:val="1"/>
          <w:sz w:val="22"/>
          <w:szCs w:val="22"/>
        </w:rPr>
        <w:t>2</w:t>
      </w:r>
      <w:r w:rsidRPr="7FB16707" w:rsidR="31B1345E">
        <w:rPr>
          <w:rFonts w:ascii="Times New Roman" w:hAnsi="Times New Roman" w:eastAsia="Times New Roman" w:cs="Times New Roman"/>
          <w:b w:val="1"/>
          <w:bCs w:val="1"/>
          <w:sz w:val="22"/>
          <w:szCs w:val="22"/>
        </w:rPr>
        <w:t>)</w:t>
      </w:r>
      <w:r w:rsidRPr="7FB16707" w:rsidR="4B118969">
        <w:rPr>
          <w:rFonts w:ascii="Times New Roman" w:hAnsi="Times New Roman" w:eastAsia="Times New Roman" w:cs="Times New Roman"/>
          <w:b w:val="1"/>
          <w:bCs w:val="1"/>
          <w:sz w:val="22"/>
          <w:szCs w:val="22"/>
        </w:rPr>
        <w:t xml:space="preserve"> </w:t>
      </w:r>
      <w:r w:rsidRPr="7FB16707" w:rsidR="31B1345E">
        <w:rPr>
          <w:rFonts w:ascii="Times New Roman" w:hAnsi="Times New Roman" w:eastAsia="Times New Roman" w:cs="Times New Roman"/>
          <w:b w:val="1"/>
          <w:bCs w:val="1"/>
          <w:sz w:val="22"/>
          <w:szCs w:val="22"/>
        </w:rPr>
        <w:t>Problem Statement........................................................................................................................</w:t>
      </w:r>
      <w:r w:rsidRPr="7FB16707" w:rsidR="3FE94E93">
        <w:rPr>
          <w:rFonts w:ascii="Times New Roman" w:hAnsi="Times New Roman" w:eastAsia="Times New Roman" w:cs="Times New Roman"/>
          <w:b w:val="1"/>
          <w:bCs w:val="1"/>
          <w:sz w:val="22"/>
          <w:szCs w:val="22"/>
        </w:rPr>
        <w:t>.........</w:t>
      </w:r>
      <w:r w:rsidRPr="7FB16707" w:rsidR="22058821">
        <w:rPr>
          <w:rFonts w:ascii="Times New Roman" w:hAnsi="Times New Roman" w:eastAsia="Times New Roman" w:cs="Times New Roman"/>
          <w:b w:val="1"/>
          <w:bCs w:val="1"/>
          <w:sz w:val="22"/>
          <w:szCs w:val="22"/>
        </w:rPr>
        <w:t>4</w:t>
      </w:r>
    </w:p>
    <w:p xmlns:wp14="http://schemas.microsoft.com/office/word/2010/wordml" w:rsidR="00981E63" w:rsidP="7FB16707" w:rsidRDefault="00981E63" w14:paraId="7222BA06" wp14:textId="59B91BB9">
      <w:pPr>
        <w:pStyle w:val="Normal"/>
        <w:suppressLineNumbers w:val="0"/>
        <w:bidi w:val="0"/>
        <w:rPr>
          <w:rFonts w:ascii="Times New Roman" w:hAnsi="Times New Roman" w:eastAsia="Times New Roman" w:cs="Times New Roman"/>
          <w:b w:val="1"/>
          <w:bCs w:val="1"/>
          <w:sz w:val="22"/>
          <w:szCs w:val="22"/>
        </w:rPr>
      </w:pPr>
      <w:r w:rsidRPr="7FB16707" w:rsidR="7FAC9FCE">
        <w:rPr>
          <w:rFonts w:ascii="Times New Roman" w:hAnsi="Times New Roman" w:eastAsia="Times New Roman" w:cs="Times New Roman"/>
          <w:b w:val="1"/>
          <w:bCs w:val="1"/>
          <w:sz w:val="22"/>
          <w:szCs w:val="22"/>
        </w:rPr>
        <w:t>3)</w:t>
      </w:r>
      <w:r w:rsidRPr="7FB16707" w:rsidR="737B19AF">
        <w:rPr>
          <w:rFonts w:ascii="Times New Roman" w:hAnsi="Times New Roman" w:eastAsia="Times New Roman" w:cs="Times New Roman"/>
          <w:b w:val="1"/>
          <w:bCs w:val="1"/>
          <w:sz w:val="22"/>
          <w:szCs w:val="22"/>
        </w:rPr>
        <w:t xml:space="preserve"> </w:t>
      </w:r>
      <w:r w:rsidRPr="7FB16707" w:rsidR="7FAC9FCE">
        <w:rPr>
          <w:rFonts w:ascii="Times New Roman" w:hAnsi="Times New Roman" w:eastAsia="Times New Roman" w:cs="Times New Roman"/>
          <w:b w:val="1"/>
          <w:bCs w:val="1"/>
          <w:sz w:val="22"/>
          <w:szCs w:val="22"/>
        </w:rPr>
        <w:t xml:space="preserve">Solution for </w:t>
      </w:r>
      <w:r w:rsidRPr="7FB16707" w:rsidR="300D754A">
        <w:rPr>
          <w:rFonts w:ascii="Times New Roman" w:hAnsi="Times New Roman" w:eastAsia="Times New Roman" w:cs="Times New Roman"/>
          <w:b w:val="1"/>
          <w:bCs w:val="1"/>
          <w:sz w:val="22"/>
          <w:szCs w:val="22"/>
        </w:rPr>
        <w:t>p</w:t>
      </w:r>
      <w:r w:rsidRPr="7FB16707" w:rsidR="7FAC9FCE">
        <w:rPr>
          <w:rFonts w:ascii="Times New Roman" w:hAnsi="Times New Roman" w:eastAsia="Times New Roman" w:cs="Times New Roman"/>
          <w:b w:val="1"/>
          <w:bCs w:val="1"/>
          <w:sz w:val="22"/>
          <w:szCs w:val="22"/>
        </w:rPr>
        <w:t xml:space="preserve">roblem </w:t>
      </w:r>
      <w:r w:rsidRPr="7FB16707" w:rsidR="6DD00D70">
        <w:rPr>
          <w:rFonts w:ascii="Times New Roman" w:hAnsi="Times New Roman" w:eastAsia="Times New Roman" w:cs="Times New Roman"/>
          <w:b w:val="1"/>
          <w:bCs w:val="1"/>
          <w:sz w:val="22"/>
          <w:szCs w:val="22"/>
        </w:rPr>
        <w:t>s</w:t>
      </w:r>
      <w:r w:rsidRPr="7FB16707" w:rsidR="54878EBA">
        <w:rPr>
          <w:rFonts w:ascii="Times New Roman" w:hAnsi="Times New Roman" w:eastAsia="Times New Roman" w:cs="Times New Roman"/>
          <w:b w:val="1"/>
          <w:bCs w:val="1"/>
          <w:sz w:val="22"/>
          <w:szCs w:val="22"/>
        </w:rPr>
        <w:t>ta</w:t>
      </w:r>
      <w:r w:rsidRPr="7FB16707" w:rsidR="4FF5F155">
        <w:rPr>
          <w:rFonts w:ascii="Times New Roman" w:hAnsi="Times New Roman" w:eastAsia="Times New Roman" w:cs="Times New Roman"/>
          <w:b w:val="1"/>
          <w:bCs w:val="1"/>
          <w:sz w:val="22"/>
          <w:szCs w:val="22"/>
        </w:rPr>
        <w:t>tement...................................................................................................</w:t>
      </w:r>
      <w:r w:rsidRPr="7FB16707" w:rsidR="6BC3F387">
        <w:rPr>
          <w:rFonts w:ascii="Times New Roman" w:hAnsi="Times New Roman" w:eastAsia="Times New Roman" w:cs="Times New Roman"/>
          <w:b w:val="1"/>
          <w:bCs w:val="1"/>
          <w:sz w:val="22"/>
          <w:szCs w:val="22"/>
        </w:rPr>
        <w:t>.........</w:t>
      </w:r>
      <w:r w:rsidRPr="7FB16707" w:rsidR="4FF5F155">
        <w:rPr>
          <w:rFonts w:ascii="Times New Roman" w:hAnsi="Times New Roman" w:eastAsia="Times New Roman" w:cs="Times New Roman"/>
          <w:b w:val="1"/>
          <w:bCs w:val="1"/>
          <w:sz w:val="22"/>
          <w:szCs w:val="22"/>
        </w:rPr>
        <w:t>.</w:t>
      </w:r>
      <w:r w:rsidRPr="7FB16707" w:rsidR="5301E8B1">
        <w:rPr>
          <w:rFonts w:ascii="Times New Roman" w:hAnsi="Times New Roman" w:eastAsia="Times New Roman" w:cs="Times New Roman"/>
          <w:b w:val="1"/>
          <w:bCs w:val="1"/>
          <w:sz w:val="22"/>
          <w:szCs w:val="22"/>
        </w:rPr>
        <w:t>4</w:t>
      </w:r>
    </w:p>
    <w:p xmlns:wp14="http://schemas.microsoft.com/office/word/2010/wordml" w:rsidR="00981E63" w:rsidP="7FB16707" w:rsidRDefault="00981E63" w14:paraId="5E75D18F" wp14:textId="37DA53E2">
      <w:pPr>
        <w:pStyle w:val="Normal"/>
        <w:suppressLineNumbers w:val="0"/>
        <w:bidi w:val="0"/>
        <w:rPr>
          <w:rFonts w:ascii="Times New Roman" w:hAnsi="Times New Roman" w:eastAsia="Times New Roman" w:cs="Times New Roman"/>
          <w:b w:val="1"/>
          <w:bCs w:val="1"/>
          <w:sz w:val="22"/>
          <w:szCs w:val="22"/>
        </w:rPr>
      </w:pPr>
      <w:r w:rsidRPr="7FB16707" w:rsidR="4FF5F155">
        <w:rPr>
          <w:rFonts w:ascii="Times New Roman" w:hAnsi="Times New Roman" w:eastAsia="Times New Roman" w:cs="Times New Roman"/>
          <w:b w:val="1"/>
          <w:bCs w:val="1"/>
          <w:sz w:val="22"/>
          <w:szCs w:val="22"/>
        </w:rPr>
        <w:t>4)</w:t>
      </w:r>
      <w:r w:rsidRPr="7FB16707" w:rsidR="12A2B69D">
        <w:rPr>
          <w:rFonts w:ascii="Times New Roman" w:hAnsi="Times New Roman" w:eastAsia="Times New Roman" w:cs="Times New Roman"/>
          <w:b w:val="1"/>
          <w:bCs w:val="1"/>
          <w:sz w:val="22"/>
          <w:szCs w:val="22"/>
        </w:rPr>
        <w:t xml:space="preserve"> </w:t>
      </w:r>
      <w:r w:rsidRPr="7FB16707" w:rsidR="4FF5F155">
        <w:rPr>
          <w:rFonts w:ascii="Times New Roman" w:hAnsi="Times New Roman" w:eastAsia="Times New Roman" w:cs="Times New Roman"/>
          <w:b w:val="1"/>
          <w:bCs w:val="1"/>
          <w:sz w:val="22"/>
          <w:szCs w:val="22"/>
        </w:rPr>
        <w:t xml:space="preserve">Product </w:t>
      </w:r>
      <w:r w:rsidRPr="7FB16707" w:rsidR="2B287F81">
        <w:rPr>
          <w:rFonts w:ascii="Times New Roman" w:hAnsi="Times New Roman" w:eastAsia="Times New Roman" w:cs="Times New Roman"/>
          <w:b w:val="1"/>
          <w:bCs w:val="1"/>
          <w:sz w:val="22"/>
          <w:szCs w:val="22"/>
        </w:rPr>
        <w:t>d</w:t>
      </w:r>
      <w:r w:rsidRPr="7FB16707" w:rsidR="4FF5F155">
        <w:rPr>
          <w:rFonts w:ascii="Times New Roman" w:hAnsi="Times New Roman" w:eastAsia="Times New Roman" w:cs="Times New Roman"/>
          <w:b w:val="1"/>
          <w:bCs w:val="1"/>
          <w:sz w:val="22"/>
          <w:szCs w:val="22"/>
        </w:rPr>
        <w:t>escription.......................................................................................................................</w:t>
      </w:r>
      <w:r w:rsidRPr="7FB16707" w:rsidR="0ABC2E4E">
        <w:rPr>
          <w:rFonts w:ascii="Times New Roman" w:hAnsi="Times New Roman" w:eastAsia="Times New Roman" w:cs="Times New Roman"/>
          <w:b w:val="1"/>
          <w:bCs w:val="1"/>
          <w:sz w:val="22"/>
          <w:szCs w:val="22"/>
        </w:rPr>
        <w:t>.........4</w:t>
      </w:r>
    </w:p>
    <w:p xmlns:wp14="http://schemas.microsoft.com/office/word/2010/wordml" w:rsidR="00981E63" w:rsidP="7FB16707" w:rsidRDefault="00981E63" w14:paraId="0195E0B0" wp14:textId="4AB72074">
      <w:pPr>
        <w:pStyle w:val="Normal"/>
        <w:suppressLineNumbers w:val="0"/>
        <w:bidi w:val="0"/>
        <w:rPr>
          <w:rFonts w:ascii="Times New Roman" w:hAnsi="Times New Roman" w:eastAsia="Times New Roman" w:cs="Times New Roman"/>
          <w:b w:val="1"/>
          <w:bCs w:val="1"/>
          <w:sz w:val="22"/>
          <w:szCs w:val="22"/>
        </w:rPr>
      </w:pPr>
      <w:r w:rsidRPr="67944DC3" w:rsidR="4FF5F155">
        <w:rPr>
          <w:rFonts w:ascii="Times New Roman" w:hAnsi="Times New Roman" w:eastAsia="Times New Roman" w:cs="Times New Roman"/>
          <w:b w:val="1"/>
          <w:bCs w:val="1"/>
          <w:sz w:val="22"/>
          <w:szCs w:val="22"/>
        </w:rPr>
        <w:t>5)</w:t>
      </w:r>
      <w:r w:rsidRPr="67944DC3" w:rsidR="2297C0D3">
        <w:rPr>
          <w:rFonts w:ascii="Times New Roman" w:hAnsi="Times New Roman" w:eastAsia="Times New Roman" w:cs="Times New Roman"/>
          <w:b w:val="1"/>
          <w:bCs w:val="1"/>
          <w:sz w:val="22"/>
          <w:szCs w:val="22"/>
        </w:rPr>
        <w:t xml:space="preserve"> </w:t>
      </w:r>
      <w:r w:rsidRPr="67944DC3" w:rsidR="4FF5F155">
        <w:rPr>
          <w:rFonts w:ascii="Times New Roman" w:hAnsi="Times New Roman" w:eastAsia="Times New Roman" w:cs="Times New Roman"/>
          <w:b w:val="1"/>
          <w:bCs w:val="1"/>
          <w:sz w:val="22"/>
          <w:szCs w:val="22"/>
        </w:rPr>
        <w:t>Intenden</w:t>
      </w:r>
      <w:r w:rsidRPr="67944DC3" w:rsidR="7DA47C27">
        <w:rPr>
          <w:rFonts w:ascii="Times New Roman" w:hAnsi="Times New Roman" w:eastAsia="Times New Roman" w:cs="Times New Roman"/>
          <w:b w:val="1"/>
          <w:bCs w:val="1"/>
          <w:sz w:val="22"/>
          <w:szCs w:val="22"/>
        </w:rPr>
        <w:t>d</w:t>
      </w:r>
      <w:r w:rsidRPr="67944DC3" w:rsidR="4FF5F155">
        <w:rPr>
          <w:rFonts w:ascii="Times New Roman" w:hAnsi="Times New Roman" w:eastAsia="Times New Roman" w:cs="Times New Roman"/>
          <w:b w:val="1"/>
          <w:bCs w:val="1"/>
          <w:sz w:val="22"/>
          <w:szCs w:val="22"/>
        </w:rPr>
        <w:t xml:space="preserve"> Audience......................................................................................................................</w:t>
      </w:r>
      <w:r w:rsidRPr="67944DC3" w:rsidR="03453A12">
        <w:rPr>
          <w:rFonts w:ascii="Times New Roman" w:hAnsi="Times New Roman" w:eastAsia="Times New Roman" w:cs="Times New Roman"/>
          <w:b w:val="1"/>
          <w:bCs w:val="1"/>
          <w:sz w:val="22"/>
          <w:szCs w:val="22"/>
        </w:rPr>
        <w:t>........</w:t>
      </w:r>
      <w:r w:rsidRPr="67944DC3" w:rsidR="3C398336">
        <w:rPr>
          <w:rFonts w:ascii="Times New Roman" w:hAnsi="Times New Roman" w:eastAsia="Times New Roman" w:cs="Times New Roman"/>
          <w:b w:val="1"/>
          <w:bCs w:val="1"/>
          <w:sz w:val="22"/>
          <w:szCs w:val="22"/>
        </w:rPr>
        <w:t>.</w:t>
      </w:r>
      <w:r w:rsidRPr="67944DC3" w:rsidR="03453A12">
        <w:rPr>
          <w:rFonts w:ascii="Times New Roman" w:hAnsi="Times New Roman" w:eastAsia="Times New Roman" w:cs="Times New Roman"/>
          <w:b w:val="1"/>
          <w:bCs w:val="1"/>
          <w:sz w:val="22"/>
          <w:szCs w:val="22"/>
        </w:rPr>
        <w:t>.</w:t>
      </w:r>
      <w:r w:rsidRPr="67944DC3" w:rsidR="00107FDD">
        <w:rPr>
          <w:rFonts w:ascii="Times New Roman" w:hAnsi="Times New Roman" w:eastAsia="Times New Roman" w:cs="Times New Roman"/>
          <w:b w:val="1"/>
          <w:bCs w:val="1"/>
          <w:sz w:val="22"/>
          <w:szCs w:val="22"/>
        </w:rPr>
        <w:t>5</w:t>
      </w:r>
    </w:p>
    <w:p xmlns:wp14="http://schemas.microsoft.com/office/word/2010/wordml" w:rsidR="00981E63" w:rsidP="7FB16707" w:rsidRDefault="00981E63" w14:paraId="62527CEB" wp14:textId="3DCDAAC8">
      <w:pPr>
        <w:pStyle w:val="Normal"/>
        <w:suppressLineNumbers w:val="0"/>
        <w:bidi w:val="0"/>
        <w:rPr>
          <w:rFonts w:ascii="Times New Roman" w:hAnsi="Times New Roman" w:eastAsia="Times New Roman" w:cs="Times New Roman"/>
          <w:b w:val="1"/>
          <w:bCs w:val="1"/>
          <w:sz w:val="22"/>
          <w:szCs w:val="22"/>
        </w:rPr>
      </w:pPr>
      <w:r w:rsidRPr="7FB16707" w:rsidR="4FF5F155">
        <w:rPr>
          <w:rFonts w:ascii="Times New Roman" w:hAnsi="Times New Roman" w:eastAsia="Times New Roman" w:cs="Times New Roman"/>
          <w:b w:val="1"/>
          <w:bCs w:val="1"/>
          <w:sz w:val="22"/>
          <w:szCs w:val="22"/>
        </w:rPr>
        <w:t>6)</w:t>
      </w:r>
      <w:r w:rsidRPr="7FB16707" w:rsidR="1A49C6B4">
        <w:rPr>
          <w:rFonts w:ascii="Times New Roman" w:hAnsi="Times New Roman" w:eastAsia="Times New Roman" w:cs="Times New Roman"/>
          <w:b w:val="1"/>
          <w:bCs w:val="1"/>
          <w:sz w:val="22"/>
          <w:szCs w:val="22"/>
        </w:rPr>
        <w:t xml:space="preserve"> </w:t>
      </w:r>
      <w:r w:rsidRPr="7FB16707" w:rsidR="1E6FA236">
        <w:rPr>
          <w:rFonts w:ascii="Times New Roman" w:hAnsi="Times New Roman" w:eastAsia="Times New Roman" w:cs="Times New Roman"/>
          <w:b w:val="1"/>
          <w:bCs w:val="1"/>
          <w:sz w:val="22"/>
          <w:szCs w:val="22"/>
        </w:rPr>
        <w:t>Requirements</w:t>
      </w:r>
      <w:r w:rsidRPr="7FB16707" w:rsidR="5F1B504B">
        <w:rPr>
          <w:rFonts w:ascii="Times New Roman" w:hAnsi="Times New Roman" w:eastAsia="Times New Roman" w:cs="Times New Roman"/>
          <w:b w:val="1"/>
          <w:bCs w:val="1"/>
          <w:sz w:val="22"/>
          <w:szCs w:val="22"/>
        </w:rPr>
        <w:t>..........................................................................................................................................5</w:t>
      </w:r>
    </w:p>
    <w:p xmlns:wp14="http://schemas.microsoft.com/office/word/2010/wordml" w:rsidR="00981E63" w:rsidP="7FB16707" w:rsidRDefault="00981E63" w14:paraId="25B51E44" wp14:textId="465EA321">
      <w:pPr>
        <w:pStyle w:val="Normal"/>
        <w:suppressLineNumbers w:val="0"/>
        <w:bidi w:val="0"/>
        <w:rPr>
          <w:rFonts w:ascii="Times New Roman" w:hAnsi="Times New Roman" w:eastAsia="Times New Roman" w:cs="Times New Roman"/>
          <w:b w:val="1"/>
          <w:bCs w:val="1"/>
          <w:sz w:val="22"/>
          <w:szCs w:val="22"/>
        </w:rPr>
      </w:pPr>
      <w:r w:rsidRPr="7FB16707" w:rsidR="4CF81837">
        <w:rPr>
          <w:rFonts w:ascii="Times New Roman" w:hAnsi="Times New Roman" w:eastAsia="Times New Roman" w:cs="Times New Roman"/>
          <w:b w:val="1"/>
          <w:bCs w:val="1"/>
          <w:sz w:val="22"/>
          <w:szCs w:val="22"/>
        </w:rPr>
        <w:t xml:space="preserve">    </w:t>
      </w:r>
      <w:r w:rsidRPr="7FB16707" w:rsidR="1E6FA236">
        <w:rPr>
          <w:rFonts w:ascii="Times New Roman" w:hAnsi="Times New Roman" w:eastAsia="Times New Roman" w:cs="Times New Roman"/>
          <w:b w:val="1"/>
          <w:bCs w:val="1"/>
          <w:sz w:val="22"/>
          <w:szCs w:val="22"/>
        </w:rPr>
        <w:t>6.1)</w:t>
      </w:r>
      <w:r w:rsidRPr="7FB16707" w:rsidR="604955FC">
        <w:rPr>
          <w:rFonts w:ascii="Times New Roman" w:hAnsi="Times New Roman" w:eastAsia="Times New Roman" w:cs="Times New Roman"/>
          <w:b w:val="1"/>
          <w:bCs w:val="1"/>
          <w:sz w:val="22"/>
          <w:szCs w:val="22"/>
        </w:rPr>
        <w:t xml:space="preserve"> </w:t>
      </w:r>
      <w:r w:rsidRPr="7FB16707" w:rsidR="1E6FA236">
        <w:rPr>
          <w:rFonts w:ascii="Times New Roman" w:hAnsi="Times New Roman" w:eastAsia="Times New Roman" w:cs="Times New Roman"/>
          <w:b w:val="1"/>
          <w:bCs w:val="1"/>
          <w:sz w:val="22"/>
          <w:szCs w:val="22"/>
        </w:rPr>
        <w:t>Functional</w:t>
      </w:r>
      <w:r w:rsidRPr="7FB16707" w:rsidR="1E6FA236">
        <w:rPr>
          <w:rFonts w:ascii="Times New Roman" w:hAnsi="Times New Roman" w:eastAsia="Times New Roman" w:cs="Times New Roman"/>
          <w:b w:val="1"/>
          <w:bCs w:val="1"/>
          <w:sz w:val="22"/>
          <w:szCs w:val="22"/>
        </w:rPr>
        <w:t xml:space="preserve"> Requirements.........................................................................................................</w:t>
      </w:r>
      <w:r w:rsidRPr="7FB16707" w:rsidR="3FB40062">
        <w:rPr>
          <w:rFonts w:ascii="Times New Roman" w:hAnsi="Times New Roman" w:eastAsia="Times New Roman" w:cs="Times New Roman"/>
          <w:b w:val="1"/>
          <w:bCs w:val="1"/>
          <w:sz w:val="22"/>
          <w:szCs w:val="22"/>
        </w:rPr>
        <w:t>.....</w:t>
      </w:r>
      <w:r w:rsidRPr="7FB16707" w:rsidR="0C7CD0C1">
        <w:rPr>
          <w:rFonts w:ascii="Times New Roman" w:hAnsi="Times New Roman" w:eastAsia="Times New Roman" w:cs="Times New Roman"/>
          <w:b w:val="1"/>
          <w:bCs w:val="1"/>
          <w:sz w:val="22"/>
          <w:szCs w:val="22"/>
        </w:rPr>
        <w:t>.</w:t>
      </w:r>
      <w:r w:rsidRPr="7FB16707" w:rsidR="3FB40062">
        <w:rPr>
          <w:rFonts w:ascii="Times New Roman" w:hAnsi="Times New Roman" w:eastAsia="Times New Roman" w:cs="Times New Roman"/>
          <w:b w:val="1"/>
          <w:bCs w:val="1"/>
          <w:sz w:val="22"/>
          <w:szCs w:val="22"/>
        </w:rPr>
        <w:t>.</w:t>
      </w:r>
      <w:r w:rsidRPr="7FB16707" w:rsidR="44067EC1">
        <w:rPr>
          <w:rFonts w:ascii="Times New Roman" w:hAnsi="Times New Roman" w:eastAsia="Times New Roman" w:cs="Times New Roman"/>
          <w:b w:val="1"/>
          <w:bCs w:val="1"/>
          <w:sz w:val="22"/>
          <w:szCs w:val="22"/>
        </w:rPr>
        <w:t>5</w:t>
      </w:r>
    </w:p>
    <w:p xmlns:wp14="http://schemas.microsoft.com/office/word/2010/wordml" w:rsidR="00981E63" w:rsidP="7FB16707" w:rsidRDefault="00981E63" w14:paraId="7D5EBBB9" wp14:textId="14B0660D">
      <w:pPr>
        <w:pStyle w:val="Normal"/>
        <w:suppressLineNumbers w:val="0"/>
        <w:bidi w:val="0"/>
        <w:rPr>
          <w:rFonts w:ascii="Times New Roman" w:hAnsi="Times New Roman" w:eastAsia="Times New Roman" w:cs="Times New Roman"/>
          <w:b w:val="1"/>
          <w:bCs w:val="1"/>
          <w:sz w:val="22"/>
          <w:szCs w:val="22"/>
        </w:rPr>
      </w:pPr>
      <w:r w:rsidRPr="7FB16707" w:rsidR="1E6FA236">
        <w:rPr>
          <w:rFonts w:ascii="Times New Roman" w:hAnsi="Times New Roman" w:eastAsia="Times New Roman" w:cs="Times New Roman"/>
          <w:b w:val="1"/>
          <w:bCs w:val="1"/>
          <w:sz w:val="22"/>
          <w:szCs w:val="22"/>
        </w:rPr>
        <w:t xml:space="preserve">   </w:t>
      </w:r>
      <w:r w:rsidRPr="7FB16707" w:rsidR="3A4D6BFB">
        <w:rPr>
          <w:rFonts w:ascii="Times New Roman" w:hAnsi="Times New Roman" w:eastAsia="Times New Roman" w:cs="Times New Roman"/>
          <w:b w:val="1"/>
          <w:bCs w:val="1"/>
          <w:sz w:val="22"/>
          <w:szCs w:val="22"/>
        </w:rPr>
        <w:t xml:space="preserve"> </w:t>
      </w:r>
      <w:r w:rsidRPr="7FB16707" w:rsidR="1E6FA236">
        <w:rPr>
          <w:rFonts w:ascii="Times New Roman" w:hAnsi="Times New Roman" w:eastAsia="Times New Roman" w:cs="Times New Roman"/>
          <w:b w:val="1"/>
          <w:bCs w:val="1"/>
          <w:sz w:val="22"/>
          <w:szCs w:val="22"/>
        </w:rPr>
        <w:t>6.2)</w:t>
      </w:r>
      <w:r w:rsidRPr="7FB16707" w:rsidR="0DA51097">
        <w:rPr>
          <w:rFonts w:ascii="Times New Roman" w:hAnsi="Times New Roman" w:eastAsia="Times New Roman" w:cs="Times New Roman"/>
          <w:b w:val="1"/>
          <w:bCs w:val="1"/>
          <w:sz w:val="22"/>
          <w:szCs w:val="22"/>
        </w:rPr>
        <w:t xml:space="preserve"> N</w:t>
      </w:r>
      <w:r w:rsidRPr="7FB16707" w:rsidR="1E6FA236">
        <w:rPr>
          <w:rFonts w:ascii="Times New Roman" w:hAnsi="Times New Roman" w:eastAsia="Times New Roman" w:cs="Times New Roman"/>
          <w:b w:val="1"/>
          <w:bCs w:val="1"/>
          <w:sz w:val="22"/>
          <w:szCs w:val="22"/>
        </w:rPr>
        <w:t>on</w:t>
      </w:r>
      <w:r w:rsidRPr="7FB16707" w:rsidR="1E6FA236">
        <w:rPr>
          <w:rFonts w:ascii="Times New Roman" w:hAnsi="Times New Roman" w:eastAsia="Times New Roman" w:cs="Times New Roman"/>
          <w:b w:val="1"/>
          <w:bCs w:val="1"/>
          <w:sz w:val="22"/>
          <w:szCs w:val="22"/>
        </w:rPr>
        <w:t>-Functional Requirements.................................................................................................</w:t>
      </w:r>
      <w:r w:rsidRPr="7FB16707" w:rsidR="630EA362">
        <w:rPr>
          <w:rFonts w:ascii="Times New Roman" w:hAnsi="Times New Roman" w:eastAsia="Times New Roman" w:cs="Times New Roman"/>
          <w:b w:val="1"/>
          <w:bCs w:val="1"/>
          <w:sz w:val="22"/>
          <w:szCs w:val="22"/>
        </w:rPr>
        <w:t>.....</w:t>
      </w:r>
      <w:r w:rsidRPr="7FB16707" w:rsidR="3375B617">
        <w:rPr>
          <w:rFonts w:ascii="Times New Roman" w:hAnsi="Times New Roman" w:eastAsia="Times New Roman" w:cs="Times New Roman"/>
          <w:b w:val="1"/>
          <w:bCs w:val="1"/>
          <w:sz w:val="22"/>
          <w:szCs w:val="22"/>
        </w:rPr>
        <w:t>.</w:t>
      </w:r>
      <w:r w:rsidRPr="7FB16707" w:rsidR="0AA04A3D">
        <w:rPr>
          <w:rFonts w:ascii="Times New Roman" w:hAnsi="Times New Roman" w:eastAsia="Times New Roman" w:cs="Times New Roman"/>
          <w:b w:val="1"/>
          <w:bCs w:val="1"/>
          <w:sz w:val="22"/>
          <w:szCs w:val="22"/>
        </w:rPr>
        <w:t>6</w:t>
      </w:r>
    </w:p>
    <w:p xmlns:wp14="http://schemas.microsoft.com/office/word/2010/wordml" w:rsidR="00981E63" w:rsidP="7FB16707" w:rsidRDefault="00981E63" w14:paraId="08B2D3C2" wp14:textId="571784FB">
      <w:pPr>
        <w:pStyle w:val="Normal"/>
        <w:suppressLineNumbers w:val="0"/>
        <w:bidi w:val="0"/>
        <w:rPr>
          <w:rFonts w:ascii="Times New Roman" w:hAnsi="Times New Roman" w:eastAsia="Times New Roman" w:cs="Times New Roman"/>
          <w:b w:val="1"/>
          <w:bCs w:val="1"/>
          <w:sz w:val="22"/>
          <w:szCs w:val="22"/>
        </w:rPr>
      </w:pPr>
      <w:r w:rsidRPr="7FB16707" w:rsidR="1E6FA236">
        <w:rPr>
          <w:rFonts w:ascii="Times New Roman" w:hAnsi="Times New Roman" w:eastAsia="Times New Roman" w:cs="Times New Roman"/>
          <w:b w:val="1"/>
          <w:bCs w:val="1"/>
          <w:sz w:val="22"/>
          <w:szCs w:val="22"/>
        </w:rPr>
        <w:t>7)</w:t>
      </w:r>
      <w:r w:rsidRPr="7FB16707" w:rsidR="2AF98D5C">
        <w:rPr>
          <w:rFonts w:ascii="Times New Roman" w:hAnsi="Times New Roman" w:eastAsia="Times New Roman" w:cs="Times New Roman"/>
          <w:b w:val="1"/>
          <w:bCs w:val="1"/>
          <w:sz w:val="22"/>
          <w:szCs w:val="22"/>
        </w:rPr>
        <w:t xml:space="preserve"> </w:t>
      </w:r>
      <w:r w:rsidRPr="7FB16707" w:rsidR="1E6FA236">
        <w:rPr>
          <w:rFonts w:ascii="Times New Roman" w:hAnsi="Times New Roman" w:eastAsia="Times New Roman" w:cs="Times New Roman"/>
          <w:b w:val="1"/>
          <w:bCs w:val="1"/>
          <w:sz w:val="22"/>
          <w:szCs w:val="22"/>
        </w:rPr>
        <w:t xml:space="preserve">UML </w:t>
      </w:r>
      <w:r w:rsidRPr="7FB16707" w:rsidR="2F7A15B6">
        <w:rPr>
          <w:rFonts w:ascii="Times New Roman" w:hAnsi="Times New Roman" w:eastAsia="Times New Roman" w:cs="Times New Roman"/>
          <w:b w:val="1"/>
          <w:bCs w:val="1"/>
          <w:sz w:val="22"/>
          <w:szCs w:val="22"/>
        </w:rPr>
        <w:t>d</w:t>
      </w:r>
      <w:r w:rsidRPr="7FB16707" w:rsidR="1E6FA236">
        <w:rPr>
          <w:rFonts w:ascii="Times New Roman" w:hAnsi="Times New Roman" w:eastAsia="Times New Roman" w:cs="Times New Roman"/>
          <w:b w:val="1"/>
          <w:bCs w:val="1"/>
          <w:sz w:val="22"/>
          <w:szCs w:val="22"/>
        </w:rPr>
        <w:t>iagram .</w:t>
      </w:r>
      <w:r w:rsidRPr="7FB16707" w:rsidR="72DC2D61">
        <w:rPr>
          <w:rFonts w:ascii="Times New Roman" w:hAnsi="Times New Roman" w:eastAsia="Times New Roman" w:cs="Times New Roman"/>
          <w:b w:val="1"/>
          <w:bCs w:val="1"/>
          <w:sz w:val="22"/>
          <w:szCs w:val="22"/>
        </w:rPr>
        <w:t>.</w:t>
      </w:r>
      <w:r w:rsidRPr="7FB16707" w:rsidR="1E6FA236">
        <w:rPr>
          <w:rFonts w:ascii="Times New Roman" w:hAnsi="Times New Roman" w:eastAsia="Times New Roman" w:cs="Times New Roman"/>
          <w:b w:val="1"/>
          <w:bCs w:val="1"/>
          <w:sz w:val="22"/>
          <w:szCs w:val="22"/>
        </w:rPr>
        <w:t>.....................................................................................................</w:t>
      </w:r>
      <w:r w:rsidRPr="7FB16707" w:rsidR="1E6FA236">
        <w:rPr>
          <w:rFonts w:ascii="Times New Roman" w:hAnsi="Times New Roman" w:eastAsia="Times New Roman" w:cs="Times New Roman"/>
          <w:b w:val="1"/>
          <w:bCs w:val="1"/>
          <w:sz w:val="22"/>
          <w:szCs w:val="22"/>
        </w:rPr>
        <w:t>...........................</w:t>
      </w:r>
      <w:r w:rsidRPr="7FB16707" w:rsidR="3D4BE80D">
        <w:rPr>
          <w:rFonts w:ascii="Times New Roman" w:hAnsi="Times New Roman" w:eastAsia="Times New Roman" w:cs="Times New Roman"/>
          <w:b w:val="1"/>
          <w:bCs w:val="1"/>
          <w:sz w:val="22"/>
          <w:szCs w:val="22"/>
        </w:rPr>
        <w:t>.......</w:t>
      </w:r>
      <w:r w:rsidRPr="7FB16707" w:rsidR="74899146">
        <w:rPr>
          <w:rFonts w:ascii="Times New Roman" w:hAnsi="Times New Roman" w:eastAsia="Times New Roman" w:cs="Times New Roman"/>
          <w:b w:val="1"/>
          <w:bCs w:val="1"/>
          <w:sz w:val="22"/>
          <w:szCs w:val="22"/>
        </w:rPr>
        <w:t>7</w:t>
      </w:r>
    </w:p>
    <w:p xmlns:wp14="http://schemas.microsoft.com/office/word/2010/wordml" w:rsidR="00981E63" w:rsidP="7FB16707" w:rsidRDefault="00981E63" w14:paraId="622B77B6" wp14:textId="460A865C">
      <w:pPr>
        <w:pStyle w:val="Normal"/>
        <w:suppressLineNumbers w:val="0"/>
        <w:bidi w:val="0"/>
        <w:rPr>
          <w:rFonts w:ascii="Times New Roman" w:hAnsi="Times New Roman" w:eastAsia="Times New Roman" w:cs="Times New Roman"/>
          <w:b w:val="1"/>
          <w:bCs w:val="1"/>
          <w:sz w:val="22"/>
          <w:szCs w:val="22"/>
        </w:rPr>
      </w:pPr>
      <w:r w:rsidRPr="7FB16707" w:rsidR="45EFCEEB">
        <w:rPr>
          <w:rFonts w:ascii="Times New Roman" w:hAnsi="Times New Roman" w:eastAsia="Times New Roman" w:cs="Times New Roman"/>
          <w:b w:val="1"/>
          <w:bCs w:val="1"/>
          <w:sz w:val="22"/>
          <w:szCs w:val="22"/>
        </w:rPr>
        <w:t xml:space="preserve">    </w:t>
      </w:r>
      <w:r w:rsidRPr="7FB16707" w:rsidR="6A1A3E3D">
        <w:rPr>
          <w:rFonts w:ascii="Times New Roman" w:hAnsi="Times New Roman" w:eastAsia="Times New Roman" w:cs="Times New Roman"/>
          <w:b w:val="1"/>
          <w:bCs w:val="1"/>
          <w:sz w:val="22"/>
          <w:szCs w:val="22"/>
        </w:rPr>
        <w:t>7.1</w:t>
      </w:r>
      <w:r w:rsidRPr="7FB16707" w:rsidR="17786C68">
        <w:rPr>
          <w:rFonts w:ascii="Times New Roman" w:hAnsi="Times New Roman" w:eastAsia="Times New Roman" w:cs="Times New Roman"/>
          <w:b w:val="1"/>
          <w:bCs w:val="1"/>
          <w:sz w:val="22"/>
          <w:szCs w:val="22"/>
        </w:rPr>
        <w:t>)</w:t>
      </w:r>
      <w:r w:rsidRPr="7FB16707" w:rsidR="1AB4D042">
        <w:rPr>
          <w:rFonts w:ascii="Times New Roman" w:hAnsi="Times New Roman" w:eastAsia="Times New Roman" w:cs="Times New Roman"/>
          <w:b w:val="1"/>
          <w:bCs w:val="1"/>
          <w:sz w:val="22"/>
          <w:szCs w:val="22"/>
        </w:rPr>
        <w:t xml:space="preserve"> </w:t>
      </w:r>
      <w:r w:rsidRPr="7FB16707" w:rsidR="17786C68">
        <w:rPr>
          <w:rFonts w:ascii="Times New Roman" w:hAnsi="Times New Roman" w:eastAsia="Times New Roman" w:cs="Times New Roman"/>
          <w:b w:val="1"/>
          <w:bCs w:val="1"/>
          <w:sz w:val="22"/>
          <w:szCs w:val="22"/>
        </w:rPr>
        <w:t>Use</w:t>
      </w:r>
      <w:r w:rsidRPr="7FB16707" w:rsidR="17786C68">
        <w:rPr>
          <w:rFonts w:ascii="Times New Roman" w:hAnsi="Times New Roman" w:eastAsia="Times New Roman" w:cs="Times New Roman"/>
          <w:b w:val="1"/>
          <w:bCs w:val="1"/>
          <w:sz w:val="22"/>
          <w:szCs w:val="22"/>
        </w:rPr>
        <w:t xml:space="preserve"> case diagram...................................................................................................................</w:t>
      </w:r>
      <w:r w:rsidRPr="7FB16707" w:rsidR="721EDC16">
        <w:rPr>
          <w:rFonts w:ascii="Times New Roman" w:hAnsi="Times New Roman" w:eastAsia="Times New Roman" w:cs="Times New Roman"/>
          <w:b w:val="1"/>
          <w:bCs w:val="1"/>
          <w:sz w:val="22"/>
          <w:szCs w:val="22"/>
        </w:rPr>
        <w:t>.......</w:t>
      </w:r>
      <w:r w:rsidRPr="7FB16707" w:rsidR="17786C68">
        <w:rPr>
          <w:rFonts w:ascii="Times New Roman" w:hAnsi="Times New Roman" w:eastAsia="Times New Roman" w:cs="Times New Roman"/>
          <w:b w:val="1"/>
          <w:bCs w:val="1"/>
          <w:sz w:val="22"/>
          <w:szCs w:val="22"/>
        </w:rPr>
        <w:t>....</w:t>
      </w:r>
      <w:r w:rsidRPr="7FB16707" w:rsidR="0C90CB64">
        <w:rPr>
          <w:rFonts w:ascii="Times New Roman" w:hAnsi="Times New Roman" w:eastAsia="Times New Roman" w:cs="Times New Roman"/>
          <w:b w:val="1"/>
          <w:bCs w:val="1"/>
          <w:sz w:val="22"/>
          <w:szCs w:val="22"/>
        </w:rPr>
        <w:t>8</w:t>
      </w:r>
    </w:p>
    <w:p xmlns:wp14="http://schemas.microsoft.com/office/word/2010/wordml" w:rsidR="00981E63" w:rsidP="7FB16707" w:rsidRDefault="00981E63" w14:paraId="3BBEA9BF" wp14:textId="38AA7139">
      <w:pPr>
        <w:pStyle w:val="Normal"/>
        <w:suppressLineNumbers w:val="0"/>
        <w:bidi w:val="0"/>
        <w:rPr>
          <w:rFonts w:ascii="Times New Roman" w:hAnsi="Times New Roman" w:eastAsia="Times New Roman" w:cs="Times New Roman"/>
          <w:b w:val="1"/>
          <w:bCs w:val="1"/>
          <w:sz w:val="22"/>
          <w:szCs w:val="22"/>
        </w:rPr>
      </w:pPr>
      <w:r w:rsidRPr="7FB16707" w:rsidR="17786C68">
        <w:rPr>
          <w:rFonts w:ascii="Times New Roman" w:hAnsi="Times New Roman" w:eastAsia="Times New Roman" w:cs="Times New Roman"/>
          <w:b w:val="1"/>
          <w:bCs w:val="1"/>
          <w:sz w:val="22"/>
          <w:szCs w:val="22"/>
        </w:rPr>
        <w:t xml:space="preserve">    </w:t>
      </w:r>
      <w:r w:rsidRPr="7FB16707" w:rsidR="17786C68">
        <w:rPr>
          <w:rFonts w:ascii="Times New Roman" w:hAnsi="Times New Roman" w:eastAsia="Times New Roman" w:cs="Times New Roman"/>
          <w:b w:val="1"/>
          <w:bCs w:val="1"/>
          <w:sz w:val="22"/>
          <w:szCs w:val="22"/>
        </w:rPr>
        <w:t>7.2)</w:t>
      </w:r>
      <w:r w:rsidRPr="7FB16707" w:rsidR="34E2D3A3">
        <w:rPr>
          <w:rFonts w:ascii="Times New Roman" w:hAnsi="Times New Roman" w:eastAsia="Times New Roman" w:cs="Times New Roman"/>
          <w:b w:val="1"/>
          <w:bCs w:val="1"/>
          <w:sz w:val="22"/>
          <w:szCs w:val="22"/>
        </w:rPr>
        <w:t xml:space="preserve"> </w:t>
      </w:r>
      <w:r w:rsidRPr="7FB16707" w:rsidR="17786C68">
        <w:rPr>
          <w:rFonts w:ascii="Times New Roman" w:hAnsi="Times New Roman" w:eastAsia="Times New Roman" w:cs="Times New Roman"/>
          <w:b w:val="1"/>
          <w:bCs w:val="1"/>
          <w:sz w:val="22"/>
          <w:szCs w:val="22"/>
        </w:rPr>
        <w:t>Class</w:t>
      </w:r>
      <w:r w:rsidRPr="7FB16707" w:rsidR="17786C68">
        <w:rPr>
          <w:rFonts w:ascii="Times New Roman" w:hAnsi="Times New Roman" w:eastAsia="Times New Roman" w:cs="Times New Roman"/>
          <w:b w:val="1"/>
          <w:bCs w:val="1"/>
          <w:sz w:val="22"/>
          <w:szCs w:val="22"/>
        </w:rPr>
        <w:t xml:space="preserve"> diagram.............................................................................................................................</w:t>
      </w:r>
      <w:r w:rsidRPr="7FB16707" w:rsidR="0F0BEAC7">
        <w:rPr>
          <w:rFonts w:ascii="Times New Roman" w:hAnsi="Times New Roman" w:eastAsia="Times New Roman" w:cs="Times New Roman"/>
          <w:b w:val="1"/>
          <w:bCs w:val="1"/>
          <w:sz w:val="22"/>
          <w:szCs w:val="22"/>
        </w:rPr>
        <w:t>......</w:t>
      </w:r>
      <w:r w:rsidRPr="7FB16707" w:rsidR="17786C68">
        <w:rPr>
          <w:rFonts w:ascii="Times New Roman" w:hAnsi="Times New Roman" w:eastAsia="Times New Roman" w:cs="Times New Roman"/>
          <w:b w:val="1"/>
          <w:bCs w:val="1"/>
          <w:sz w:val="22"/>
          <w:szCs w:val="22"/>
        </w:rPr>
        <w:t>7</w:t>
      </w:r>
    </w:p>
    <w:p xmlns:wp14="http://schemas.microsoft.com/office/word/2010/wordml" w:rsidR="00981E63" w:rsidP="7FB16707" w:rsidRDefault="00981E63" w14:paraId="5B931ACC" wp14:textId="5336F963">
      <w:pPr>
        <w:pStyle w:val="Normal"/>
        <w:suppressLineNumbers w:val="0"/>
        <w:bidi w:val="0"/>
        <w:rPr>
          <w:rFonts w:ascii="Times New Roman" w:hAnsi="Times New Roman" w:eastAsia="Times New Roman" w:cs="Times New Roman"/>
          <w:b w:val="1"/>
          <w:bCs w:val="1"/>
          <w:sz w:val="22"/>
          <w:szCs w:val="22"/>
        </w:rPr>
      </w:pPr>
      <w:r w:rsidRPr="7FB16707" w:rsidR="17786C68">
        <w:rPr>
          <w:rFonts w:ascii="Times New Roman" w:hAnsi="Times New Roman" w:eastAsia="Times New Roman" w:cs="Times New Roman"/>
          <w:b w:val="1"/>
          <w:bCs w:val="1"/>
          <w:sz w:val="22"/>
          <w:szCs w:val="22"/>
        </w:rPr>
        <w:t xml:space="preserve">    </w:t>
      </w:r>
      <w:r w:rsidRPr="7FB16707" w:rsidR="17786C68">
        <w:rPr>
          <w:rFonts w:ascii="Times New Roman" w:hAnsi="Times New Roman" w:eastAsia="Times New Roman" w:cs="Times New Roman"/>
          <w:b w:val="1"/>
          <w:bCs w:val="1"/>
          <w:sz w:val="22"/>
          <w:szCs w:val="22"/>
        </w:rPr>
        <w:t>7.3)</w:t>
      </w:r>
      <w:r w:rsidRPr="7FB16707" w:rsidR="2EC96A6E">
        <w:rPr>
          <w:rFonts w:ascii="Times New Roman" w:hAnsi="Times New Roman" w:eastAsia="Times New Roman" w:cs="Times New Roman"/>
          <w:b w:val="1"/>
          <w:bCs w:val="1"/>
          <w:sz w:val="22"/>
          <w:szCs w:val="22"/>
        </w:rPr>
        <w:t xml:space="preserve"> </w:t>
      </w:r>
      <w:r w:rsidRPr="7FB16707" w:rsidR="17786C68">
        <w:rPr>
          <w:rFonts w:ascii="Times New Roman" w:hAnsi="Times New Roman" w:eastAsia="Times New Roman" w:cs="Times New Roman"/>
          <w:b w:val="1"/>
          <w:bCs w:val="1"/>
          <w:sz w:val="22"/>
          <w:szCs w:val="22"/>
        </w:rPr>
        <w:t>Module</w:t>
      </w:r>
      <w:r w:rsidRPr="7FB16707" w:rsidR="17786C68">
        <w:rPr>
          <w:rFonts w:ascii="Times New Roman" w:hAnsi="Times New Roman" w:eastAsia="Times New Roman" w:cs="Times New Roman"/>
          <w:b w:val="1"/>
          <w:bCs w:val="1"/>
          <w:sz w:val="22"/>
          <w:szCs w:val="22"/>
        </w:rPr>
        <w:t xml:space="preserve"> diagram......................................................................................................................</w:t>
      </w:r>
      <w:r w:rsidRPr="7FB16707" w:rsidR="58AA24D3">
        <w:rPr>
          <w:rFonts w:ascii="Times New Roman" w:hAnsi="Times New Roman" w:eastAsia="Times New Roman" w:cs="Times New Roman"/>
          <w:b w:val="1"/>
          <w:bCs w:val="1"/>
          <w:sz w:val="22"/>
          <w:szCs w:val="22"/>
        </w:rPr>
        <w:t>.......</w:t>
      </w:r>
      <w:r w:rsidRPr="7FB16707" w:rsidR="17786C68">
        <w:rPr>
          <w:rFonts w:ascii="Times New Roman" w:hAnsi="Times New Roman" w:eastAsia="Times New Roman" w:cs="Times New Roman"/>
          <w:b w:val="1"/>
          <w:bCs w:val="1"/>
          <w:sz w:val="22"/>
          <w:szCs w:val="22"/>
        </w:rPr>
        <w:t>..</w:t>
      </w:r>
      <w:r w:rsidRPr="7FB16707" w:rsidR="169027E1">
        <w:rPr>
          <w:rFonts w:ascii="Times New Roman" w:hAnsi="Times New Roman" w:eastAsia="Times New Roman" w:cs="Times New Roman"/>
          <w:b w:val="1"/>
          <w:bCs w:val="1"/>
          <w:sz w:val="22"/>
          <w:szCs w:val="22"/>
        </w:rPr>
        <w:t>9</w:t>
      </w:r>
    </w:p>
    <w:p xmlns:wp14="http://schemas.microsoft.com/office/word/2010/wordml" w:rsidR="00981E63" w:rsidP="7FB16707" w:rsidRDefault="00981E63" w14:paraId="2F8323E7" wp14:textId="16783F37">
      <w:pPr>
        <w:pStyle w:val="Normal"/>
        <w:suppressLineNumbers w:val="0"/>
        <w:bidi w:val="0"/>
        <w:rPr>
          <w:rFonts w:ascii="Times New Roman" w:hAnsi="Times New Roman" w:eastAsia="Times New Roman" w:cs="Times New Roman"/>
          <w:b w:val="1"/>
          <w:bCs w:val="1"/>
          <w:sz w:val="22"/>
          <w:szCs w:val="22"/>
        </w:rPr>
      </w:pPr>
      <w:r w:rsidRPr="7FB16707" w:rsidR="17786C68">
        <w:rPr>
          <w:rFonts w:ascii="Times New Roman" w:hAnsi="Times New Roman" w:eastAsia="Times New Roman" w:cs="Times New Roman"/>
          <w:b w:val="1"/>
          <w:bCs w:val="1"/>
          <w:sz w:val="22"/>
          <w:szCs w:val="22"/>
        </w:rPr>
        <w:t xml:space="preserve">    7.4)</w:t>
      </w:r>
      <w:r w:rsidRPr="7FB16707" w:rsidR="17786C68">
        <w:rPr>
          <w:rFonts w:ascii="Times New Roman" w:hAnsi="Times New Roman" w:eastAsia="Times New Roman" w:cs="Times New Roman"/>
          <w:b w:val="1"/>
          <w:bCs w:val="1"/>
          <w:sz w:val="22"/>
          <w:szCs w:val="22"/>
          <w:u w:val="none"/>
        </w:rPr>
        <w:t xml:space="preserve"> Class-Responsibility-Collaboration Cards</w:t>
      </w:r>
      <w:r w:rsidRPr="7FB16707" w:rsidR="17786C68">
        <w:rPr>
          <w:rFonts w:ascii="Times New Roman" w:hAnsi="Times New Roman" w:eastAsia="Times New Roman" w:cs="Times New Roman"/>
          <w:b w:val="1"/>
          <w:bCs w:val="1"/>
          <w:sz w:val="22"/>
          <w:szCs w:val="22"/>
        </w:rPr>
        <w:t>.................................................................................</w:t>
      </w:r>
      <w:r w:rsidRPr="7FB16707" w:rsidR="345F4DF4">
        <w:rPr>
          <w:rFonts w:ascii="Times New Roman" w:hAnsi="Times New Roman" w:eastAsia="Times New Roman" w:cs="Times New Roman"/>
          <w:b w:val="1"/>
          <w:bCs w:val="1"/>
          <w:sz w:val="22"/>
          <w:szCs w:val="22"/>
        </w:rPr>
        <w:t>.</w:t>
      </w:r>
      <w:r w:rsidRPr="7FB16707" w:rsidR="169DAC96">
        <w:rPr>
          <w:rFonts w:ascii="Times New Roman" w:hAnsi="Times New Roman" w:eastAsia="Times New Roman" w:cs="Times New Roman"/>
          <w:b w:val="1"/>
          <w:bCs w:val="1"/>
          <w:sz w:val="22"/>
          <w:szCs w:val="22"/>
        </w:rPr>
        <w:t>10</w:t>
      </w:r>
    </w:p>
    <w:p xmlns:wp14="http://schemas.microsoft.com/office/word/2010/wordml" w:rsidR="00981E63" w:rsidP="7FB16707" w:rsidRDefault="00981E63" w14:paraId="1295BBFC" wp14:textId="7C94515E">
      <w:pPr>
        <w:pStyle w:val="Normal"/>
        <w:suppressLineNumbers w:val="0"/>
        <w:bidi w:val="0"/>
        <w:rPr>
          <w:rFonts w:ascii="Times New Roman" w:hAnsi="Times New Roman" w:eastAsia="Times New Roman" w:cs="Times New Roman"/>
          <w:b w:val="1"/>
          <w:bCs w:val="1"/>
          <w:sz w:val="22"/>
          <w:szCs w:val="22"/>
        </w:rPr>
      </w:pPr>
      <w:r w:rsidRPr="7FB16707" w:rsidR="17786C68">
        <w:rPr>
          <w:rFonts w:ascii="Times New Roman" w:hAnsi="Times New Roman" w:eastAsia="Times New Roman" w:cs="Times New Roman"/>
          <w:b w:val="1"/>
          <w:bCs w:val="1"/>
          <w:sz w:val="22"/>
          <w:szCs w:val="22"/>
        </w:rPr>
        <w:t xml:space="preserve">    </w:t>
      </w:r>
      <w:r w:rsidRPr="7FB16707" w:rsidR="17786C68">
        <w:rPr>
          <w:rFonts w:ascii="Times New Roman" w:hAnsi="Times New Roman" w:eastAsia="Times New Roman" w:cs="Times New Roman"/>
          <w:b w:val="1"/>
          <w:bCs w:val="1"/>
          <w:sz w:val="22"/>
          <w:szCs w:val="22"/>
        </w:rPr>
        <w:t>7.5)</w:t>
      </w:r>
      <w:r w:rsidRPr="7FB16707" w:rsidR="268F4A54">
        <w:rPr>
          <w:rFonts w:ascii="Times New Roman" w:hAnsi="Times New Roman" w:eastAsia="Times New Roman" w:cs="Times New Roman"/>
          <w:b w:val="1"/>
          <w:bCs w:val="1"/>
          <w:sz w:val="22"/>
          <w:szCs w:val="22"/>
        </w:rPr>
        <w:t xml:space="preserve"> </w:t>
      </w:r>
      <w:r w:rsidRPr="7FB16707" w:rsidR="17786C68">
        <w:rPr>
          <w:rFonts w:ascii="Times New Roman" w:hAnsi="Times New Roman" w:eastAsia="Times New Roman" w:cs="Times New Roman"/>
          <w:b w:val="1"/>
          <w:bCs w:val="1"/>
          <w:sz w:val="22"/>
          <w:szCs w:val="22"/>
        </w:rPr>
        <w:t>Data</w:t>
      </w:r>
      <w:r w:rsidRPr="7FB16707" w:rsidR="17786C68">
        <w:rPr>
          <w:rFonts w:ascii="Times New Roman" w:hAnsi="Times New Roman" w:eastAsia="Times New Roman" w:cs="Times New Roman"/>
          <w:b w:val="1"/>
          <w:bCs w:val="1"/>
          <w:sz w:val="22"/>
          <w:szCs w:val="22"/>
        </w:rPr>
        <w:t xml:space="preserve"> flow diagram.................................................................................................................</w:t>
      </w:r>
      <w:r w:rsidRPr="7FB16707" w:rsidR="7B4C2BD0">
        <w:rPr>
          <w:rFonts w:ascii="Times New Roman" w:hAnsi="Times New Roman" w:eastAsia="Times New Roman" w:cs="Times New Roman"/>
          <w:b w:val="1"/>
          <w:bCs w:val="1"/>
          <w:sz w:val="22"/>
          <w:szCs w:val="22"/>
        </w:rPr>
        <w:t>......</w:t>
      </w:r>
      <w:r w:rsidRPr="7FB16707" w:rsidR="17786C68">
        <w:rPr>
          <w:rFonts w:ascii="Times New Roman" w:hAnsi="Times New Roman" w:eastAsia="Times New Roman" w:cs="Times New Roman"/>
          <w:b w:val="1"/>
          <w:bCs w:val="1"/>
          <w:sz w:val="22"/>
          <w:szCs w:val="22"/>
        </w:rPr>
        <w:t>..1</w:t>
      </w:r>
      <w:r w:rsidRPr="7FB16707" w:rsidR="14D9CD6A">
        <w:rPr>
          <w:rFonts w:ascii="Times New Roman" w:hAnsi="Times New Roman" w:eastAsia="Times New Roman" w:cs="Times New Roman"/>
          <w:b w:val="1"/>
          <w:bCs w:val="1"/>
          <w:sz w:val="22"/>
          <w:szCs w:val="22"/>
        </w:rPr>
        <w:t>2</w:t>
      </w:r>
    </w:p>
    <w:p xmlns:wp14="http://schemas.microsoft.com/office/word/2010/wordml" w:rsidR="00981E63" w:rsidP="7FB16707" w:rsidRDefault="00981E63" w14:paraId="011B1C0B" wp14:textId="3F66B28F">
      <w:pPr>
        <w:pStyle w:val="Normal"/>
        <w:suppressLineNumbers w:val="0"/>
        <w:bidi w:val="0"/>
        <w:rPr>
          <w:rFonts w:ascii="Times New Roman" w:hAnsi="Times New Roman" w:eastAsia="Times New Roman" w:cs="Times New Roman"/>
          <w:b w:val="1"/>
          <w:bCs w:val="1"/>
          <w:sz w:val="22"/>
          <w:szCs w:val="22"/>
        </w:rPr>
      </w:pPr>
      <w:r w:rsidRPr="67944DC3" w:rsidR="777D98D0">
        <w:rPr>
          <w:rFonts w:ascii="Times New Roman" w:hAnsi="Times New Roman" w:eastAsia="Times New Roman" w:cs="Times New Roman"/>
          <w:b w:val="1"/>
          <w:bCs w:val="1"/>
          <w:sz w:val="22"/>
          <w:szCs w:val="22"/>
        </w:rPr>
        <w:t xml:space="preserve">   </w:t>
      </w:r>
      <w:r w:rsidRPr="67944DC3" w:rsidR="777D98D0">
        <w:rPr>
          <w:rFonts w:ascii="Times New Roman" w:hAnsi="Times New Roman" w:eastAsia="Times New Roman" w:cs="Times New Roman"/>
          <w:b w:val="1"/>
          <w:bCs w:val="1"/>
          <w:sz w:val="22"/>
          <w:szCs w:val="22"/>
        </w:rPr>
        <w:t>7.6)</w:t>
      </w:r>
      <w:r w:rsidRPr="67944DC3" w:rsidR="489A4487">
        <w:rPr>
          <w:rFonts w:ascii="Times New Roman" w:hAnsi="Times New Roman" w:eastAsia="Times New Roman" w:cs="Times New Roman"/>
          <w:b w:val="1"/>
          <w:bCs w:val="1"/>
          <w:sz w:val="22"/>
          <w:szCs w:val="22"/>
        </w:rPr>
        <w:t xml:space="preserve"> </w:t>
      </w:r>
      <w:r w:rsidRPr="67944DC3" w:rsidR="166345A2">
        <w:rPr>
          <w:rFonts w:ascii="Times New Roman" w:hAnsi="Times New Roman" w:eastAsia="Times New Roman" w:cs="Times New Roman"/>
          <w:b w:val="1"/>
          <w:bCs w:val="1"/>
          <w:sz w:val="22"/>
          <w:szCs w:val="22"/>
        </w:rPr>
        <w:t>S</w:t>
      </w:r>
      <w:r w:rsidRPr="67944DC3" w:rsidR="166345A2">
        <w:rPr>
          <w:rFonts w:ascii="Times New Roman" w:hAnsi="Times New Roman" w:eastAsia="Times New Roman" w:cs="Times New Roman"/>
          <w:b w:val="1"/>
          <w:bCs w:val="1"/>
          <w:sz w:val="22"/>
          <w:szCs w:val="22"/>
        </w:rPr>
        <w:t>equence</w:t>
      </w:r>
      <w:r w:rsidRPr="67944DC3" w:rsidR="166345A2">
        <w:rPr>
          <w:rFonts w:ascii="Times New Roman" w:hAnsi="Times New Roman" w:eastAsia="Times New Roman" w:cs="Times New Roman"/>
          <w:b w:val="1"/>
          <w:bCs w:val="1"/>
          <w:sz w:val="22"/>
          <w:szCs w:val="22"/>
        </w:rPr>
        <w:t xml:space="preserve"> diagram .................................................................................................................</w:t>
      </w:r>
      <w:r w:rsidRPr="67944DC3" w:rsidR="2E16BBEC">
        <w:rPr>
          <w:rFonts w:ascii="Times New Roman" w:hAnsi="Times New Roman" w:eastAsia="Times New Roman" w:cs="Times New Roman"/>
          <w:b w:val="1"/>
          <w:bCs w:val="1"/>
          <w:sz w:val="22"/>
          <w:szCs w:val="22"/>
        </w:rPr>
        <w:t>.......</w:t>
      </w:r>
      <w:r w:rsidRPr="67944DC3" w:rsidR="166345A2">
        <w:rPr>
          <w:rFonts w:ascii="Times New Roman" w:hAnsi="Times New Roman" w:eastAsia="Times New Roman" w:cs="Times New Roman"/>
          <w:b w:val="1"/>
          <w:bCs w:val="1"/>
          <w:sz w:val="22"/>
          <w:szCs w:val="22"/>
        </w:rPr>
        <w:t>..1</w:t>
      </w:r>
      <w:r w:rsidRPr="67944DC3" w:rsidR="1473EC39">
        <w:rPr>
          <w:rFonts w:ascii="Times New Roman" w:hAnsi="Times New Roman" w:eastAsia="Times New Roman" w:cs="Times New Roman"/>
          <w:b w:val="1"/>
          <w:bCs w:val="1"/>
          <w:sz w:val="22"/>
          <w:szCs w:val="22"/>
        </w:rPr>
        <w:t>5</w:t>
      </w:r>
    </w:p>
    <w:p w:rsidR="603FE21D" w:rsidP="67944DC3" w:rsidRDefault="603FE21D" w14:paraId="5CC21433" w14:textId="50F2A4E2">
      <w:pPr>
        <w:pStyle w:val="Normal"/>
        <w:suppressLineNumbers w:val="0"/>
        <w:bidi w:val="0"/>
        <w:rPr>
          <w:rFonts w:ascii="Times New Roman" w:hAnsi="Times New Roman" w:eastAsia="Times New Roman" w:cs="Times New Roman"/>
          <w:b w:val="1"/>
          <w:bCs w:val="1"/>
          <w:sz w:val="22"/>
          <w:szCs w:val="22"/>
        </w:rPr>
      </w:pPr>
      <w:r w:rsidRPr="67944DC3" w:rsidR="603FE21D">
        <w:rPr>
          <w:rFonts w:ascii="Times New Roman" w:hAnsi="Times New Roman" w:eastAsia="Times New Roman" w:cs="Times New Roman"/>
          <w:b w:val="1"/>
          <w:bCs w:val="1"/>
          <w:sz w:val="22"/>
          <w:szCs w:val="22"/>
        </w:rPr>
        <w:t xml:space="preserve">   7.7) State Machine diagram .................................................................................................................15</w:t>
      </w:r>
    </w:p>
    <w:p xmlns:wp14="http://schemas.microsoft.com/office/word/2010/wordml" w:rsidR="00981E63" w:rsidP="7FB16707" w:rsidRDefault="00981E63" w14:paraId="1DFACDE3" wp14:textId="6D05F42C">
      <w:pPr>
        <w:pStyle w:val="Normal"/>
        <w:suppressLineNumbers w:val="0"/>
        <w:bidi w:val="0"/>
        <w:rPr>
          <w:rFonts w:ascii="Times New Roman" w:hAnsi="Times New Roman" w:eastAsia="Times New Roman" w:cs="Times New Roman"/>
          <w:b w:val="1"/>
          <w:bCs w:val="1"/>
          <w:sz w:val="24"/>
          <w:szCs w:val="24"/>
        </w:rPr>
      </w:pPr>
      <w:r w:rsidRPr="7FB16707" w:rsidR="166345A2">
        <w:rPr>
          <w:rFonts w:ascii="Times New Roman" w:hAnsi="Times New Roman" w:eastAsia="Times New Roman" w:cs="Times New Roman"/>
          <w:b w:val="1"/>
          <w:bCs w:val="1"/>
          <w:sz w:val="22"/>
          <w:szCs w:val="22"/>
        </w:rPr>
        <w:t>8)Project Demonstration...................................................................................................................</w:t>
      </w:r>
      <w:r w:rsidRPr="7FB16707" w:rsidR="50063ECF">
        <w:rPr>
          <w:rFonts w:ascii="Times New Roman" w:hAnsi="Times New Roman" w:eastAsia="Times New Roman" w:cs="Times New Roman"/>
          <w:b w:val="1"/>
          <w:bCs w:val="1"/>
          <w:sz w:val="22"/>
          <w:szCs w:val="22"/>
        </w:rPr>
        <w:t>.......</w:t>
      </w:r>
      <w:r w:rsidRPr="7FB16707" w:rsidR="166345A2">
        <w:rPr>
          <w:rFonts w:ascii="Times New Roman" w:hAnsi="Times New Roman" w:eastAsia="Times New Roman" w:cs="Times New Roman"/>
          <w:b w:val="1"/>
          <w:bCs w:val="1"/>
          <w:sz w:val="22"/>
          <w:szCs w:val="22"/>
        </w:rPr>
        <w:t>1</w:t>
      </w:r>
      <w:r w:rsidRPr="7FB16707" w:rsidR="6ABBD60A">
        <w:rPr>
          <w:rFonts w:ascii="Times New Roman" w:hAnsi="Times New Roman" w:eastAsia="Times New Roman" w:cs="Times New Roman"/>
          <w:b w:val="1"/>
          <w:bCs w:val="1"/>
          <w:sz w:val="22"/>
          <w:szCs w:val="22"/>
        </w:rPr>
        <w:t>6</w:t>
      </w:r>
    </w:p>
    <w:p w:rsidR="34B3E552" w:rsidP="7FB16707" w:rsidRDefault="34B3E552" w14:paraId="1289E3CA" w14:textId="3DC82AF8">
      <w:pPr>
        <w:pStyle w:val="Normal"/>
        <w:suppressLineNumbers w:val="0"/>
        <w:bidi w:val="0"/>
        <w:rPr>
          <w:rFonts w:ascii="Times New Roman" w:hAnsi="Times New Roman" w:eastAsia="Times New Roman" w:cs="Times New Roman"/>
          <w:b w:val="1"/>
          <w:bCs w:val="1"/>
          <w:sz w:val="22"/>
          <w:szCs w:val="22"/>
        </w:rPr>
      </w:pPr>
      <w:r w:rsidRPr="67944DC3" w:rsidR="34B3E552">
        <w:rPr>
          <w:rFonts w:ascii="Times New Roman" w:hAnsi="Times New Roman" w:eastAsia="Times New Roman" w:cs="Times New Roman"/>
          <w:b w:val="1"/>
          <w:bCs w:val="1"/>
          <w:sz w:val="22"/>
          <w:szCs w:val="22"/>
        </w:rPr>
        <w:t xml:space="preserve">    8.1) </w:t>
      </w:r>
      <w:r w:rsidRPr="67944DC3" w:rsidR="53C22A12">
        <w:rPr>
          <w:rFonts w:ascii="Times New Roman" w:hAnsi="Times New Roman" w:eastAsia="Times New Roman" w:cs="Times New Roman"/>
          <w:b w:val="1"/>
          <w:bCs w:val="1"/>
          <w:sz w:val="22"/>
          <w:szCs w:val="22"/>
        </w:rPr>
        <w:t>Login Page</w:t>
      </w:r>
      <w:r w:rsidRPr="67944DC3" w:rsidR="34B3E552">
        <w:rPr>
          <w:rFonts w:ascii="Times New Roman" w:hAnsi="Times New Roman" w:eastAsia="Times New Roman" w:cs="Times New Roman"/>
          <w:b w:val="1"/>
          <w:bCs w:val="1"/>
          <w:sz w:val="22"/>
          <w:szCs w:val="22"/>
        </w:rPr>
        <w:t>...................................................................................................................</w:t>
      </w:r>
      <w:r w:rsidRPr="67944DC3" w:rsidR="2D20A6B4">
        <w:rPr>
          <w:rFonts w:ascii="Times New Roman" w:hAnsi="Times New Roman" w:eastAsia="Times New Roman" w:cs="Times New Roman"/>
          <w:b w:val="1"/>
          <w:bCs w:val="1"/>
          <w:sz w:val="22"/>
          <w:szCs w:val="22"/>
        </w:rPr>
        <w:t>...................</w:t>
      </w:r>
      <w:r w:rsidRPr="67944DC3" w:rsidR="34B3E552">
        <w:rPr>
          <w:rFonts w:ascii="Times New Roman" w:hAnsi="Times New Roman" w:eastAsia="Times New Roman" w:cs="Times New Roman"/>
          <w:b w:val="1"/>
          <w:bCs w:val="1"/>
          <w:sz w:val="22"/>
          <w:szCs w:val="22"/>
        </w:rPr>
        <w:t>1</w:t>
      </w:r>
      <w:r w:rsidRPr="67944DC3" w:rsidR="01337F09">
        <w:rPr>
          <w:rFonts w:ascii="Times New Roman" w:hAnsi="Times New Roman" w:eastAsia="Times New Roman" w:cs="Times New Roman"/>
          <w:b w:val="1"/>
          <w:bCs w:val="1"/>
          <w:sz w:val="22"/>
          <w:szCs w:val="22"/>
        </w:rPr>
        <w:t>7</w:t>
      </w:r>
    </w:p>
    <w:p w:rsidR="34B3E552" w:rsidP="67944DC3" w:rsidRDefault="34B3E552" w14:paraId="46C8EA15" w14:textId="17FC976A">
      <w:pPr>
        <w:pStyle w:val="Normal"/>
        <w:suppressLineNumbers w:val="0"/>
        <w:bidi w:val="0"/>
        <w:rPr>
          <w:rFonts w:ascii="Times New Roman" w:hAnsi="Times New Roman" w:eastAsia="Times New Roman" w:cs="Times New Roman"/>
          <w:b w:val="1"/>
          <w:bCs w:val="1"/>
          <w:sz w:val="22"/>
          <w:szCs w:val="22"/>
        </w:rPr>
      </w:pPr>
      <w:r w:rsidRPr="67944DC3" w:rsidR="34B3E552">
        <w:rPr>
          <w:rFonts w:ascii="Times New Roman" w:hAnsi="Times New Roman" w:eastAsia="Times New Roman" w:cs="Times New Roman"/>
          <w:b w:val="1"/>
          <w:bCs w:val="1"/>
          <w:sz w:val="22"/>
          <w:szCs w:val="22"/>
        </w:rPr>
        <w:t xml:space="preserve">    8.2) </w:t>
      </w:r>
      <w:r w:rsidRPr="67944DC3" w:rsidR="6CA7B2AA">
        <w:rPr>
          <w:rFonts w:ascii="Times New Roman" w:hAnsi="Times New Roman" w:eastAsia="Times New Roman" w:cs="Times New Roman"/>
          <w:b w:val="1"/>
          <w:bCs w:val="1"/>
          <w:sz w:val="22"/>
          <w:szCs w:val="22"/>
        </w:rPr>
        <w:t>Main Page</w:t>
      </w:r>
      <w:r w:rsidRPr="67944DC3" w:rsidR="34B3E552">
        <w:rPr>
          <w:rFonts w:ascii="Times New Roman" w:hAnsi="Times New Roman" w:eastAsia="Times New Roman" w:cs="Times New Roman"/>
          <w:b w:val="1"/>
          <w:bCs w:val="1"/>
          <w:sz w:val="22"/>
          <w:szCs w:val="22"/>
        </w:rPr>
        <w:t>...................................................................................................................</w:t>
      </w:r>
      <w:r w:rsidRPr="67944DC3" w:rsidR="5B9AB595">
        <w:rPr>
          <w:rFonts w:ascii="Times New Roman" w:hAnsi="Times New Roman" w:eastAsia="Times New Roman" w:cs="Times New Roman"/>
          <w:b w:val="1"/>
          <w:bCs w:val="1"/>
          <w:sz w:val="22"/>
          <w:szCs w:val="22"/>
        </w:rPr>
        <w:t>....................</w:t>
      </w:r>
      <w:r w:rsidRPr="67944DC3" w:rsidR="34B3E552">
        <w:rPr>
          <w:rFonts w:ascii="Times New Roman" w:hAnsi="Times New Roman" w:eastAsia="Times New Roman" w:cs="Times New Roman"/>
          <w:b w:val="1"/>
          <w:bCs w:val="1"/>
          <w:sz w:val="22"/>
          <w:szCs w:val="22"/>
        </w:rPr>
        <w:t>1</w:t>
      </w:r>
      <w:r w:rsidRPr="67944DC3" w:rsidR="4245EE13">
        <w:rPr>
          <w:rFonts w:ascii="Times New Roman" w:hAnsi="Times New Roman" w:eastAsia="Times New Roman" w:cs="Times New Roman"/>
          <w:b w:val="1"/>
          <w:bCs w:val="1"/>
          <w:sz w:val="22"/>
          <w:szCs w:val="22"/>
        </w:rPr>
        <w:t>7</w:t>
      </w:r>
    </w:p>
    <w:p w:rsidR="34B3E552" w:rsidP="7FB16707" w:rsidRDefault="34B3E552" w14:paraId="04DCF010" w14:textId="626BC7B9">
      <w:pPr>
        <w:pStyle w:val="Normal"/>
        <w:suppressLineNumbers w:val="0"/>
        <w:bidi w:val="0"/>
        <w:rPr>
          <w:rFonts w:ascii="Times New Roman" w:hAnsi="Times New Roman" w:eastAsia="Times New Roman" w:cs="Times New Roman"/>
          <w:b w:val="1"/>
          <w:bCs w:val="1"/>
          <w:sz w:val="22"/>
          <w:szCs w:val="22"/>
        </w:rPr>
      </w:pPr>
      <w:r w:rsidRPr="67944DC3" w:rsidR="34B3E552">
        <w:rPr>
          <w:rFonts w:ascii="Times New Roman" w:hAnsi="Times New Roman" w:eastAsia="Times New Roman" w:cs="Times New Roman"/>
          <w:b w:val="1"/>
          <w:bCs w:val="1"/>
          <w:sz w:val="22"/>
          <w:szCs w:val="22"/>
        </w:rPr>
        <w:t xml:space="preserve">    8.3) </w:t>
      </w:r>
      <w:r w:rsidRPr="67944DC3" w:rsidR="2AB9518D">
        <w:rPr>
          <w:rFonts w:ascii="Times New Roman" w:hAnsi="Times New Roman" w:eastAsia="Times New Roman" w:cs="Times New Roman"/>
          <w:b w:val="1"/>
          <w:bCs w:val="1"/>
          <w:sz w:val="22"/>
          <w:szCs w:val="22"/>
        </w:rPr>
        <w:t xml:space="preserve">Learning Hub </w:t>
      </w:r>
      <w:r w:rsidRPr="67944DC3" w:rsidR="34B3E552">
        <w:rPr>
          <w:rFonts w:ascii="Times New Roman" w:hAnsi="Times New Roman" w:eastAsia="Times New Roman" w:cs="Times New Roman"/>
          <w:b w:val="1"/>
          <w:bCs w:val="1"/>
          <w:sz w:val="22"/>
          <w:szCs w:val="22"/>
        </w:rPr>
        <w:t>...................................................................................................................</w:t>
      </w:r>
      <w:r w:rsidRPr="67944DC3" w:rsidR="4E191F3B">
        <w:rPr>
          <w:rFonts w:ascii="Times New Roman" w:hAnsi="Times New Roman" w:eastAsia="Times New Roman" w:cs="Times New Roman"/>
          <w:b w:val="1"/>
          <w:bCs w:val="1"/>
          <w:sz w:val="22"/>
          <w:szCs w:val="22"/>
        </w:rPr>
        <w:t>.............</w:t>
      </w:r>
      <w:r w:rsidRPr="67944DC3" w:rsidR="34B3E552">
        <w:rPr>
          <w:rFonts w:ascii="Times New Roman" w:hAnsi="Times New Roman" w:eastAsia="Times New Roman" w:cs="Times New Roman"/>
          <w:b w:val="1"/>
          <w:bCs w:val="1"/>
          <w:sz w:val="22"/>
          <w:szCs w:val="22"/>
        </w:rPr>
        <w:t>1</w:t>
      </w:r>
      <w:r w:rsidRPr="67944DC3" w:rsidR="12D6FF84">
        <w:rPr>
          <w:rFonts w:ascii="Times New Roman" w:hAnsi="Times New Roman" w:eastAsia="Times New Roman" w:cs="Times New Roman"/>
          <w:b w:val="1"/>
          <w:bCs w:val="1"/>
          <w:sz w:val="22"/>
          <w:szCs w:val="22"/>
        </w:rPr>
        <w:t>8</w:t>
      </w:r>
    </w:p>
    <w:p w:rsidR="34B3E552" w:rsidP="7FB16707" w:rsidRDefault="34B3E552" w14:paraId="0FEE0290" w14:textId="1448538D">
      <w:pPr>
        <w:pStyle w:val="Normal"/>
        <w:suppressLineNumbers w:val="0"/>
        <w:bidi w:val="0"/>
        <w:rPr>
          <w:rFonts w:ascii="Times New Roman" w:hAnsi="Times New Roman" w:eastAsia="Times New Roman" w:cs="Times New Roman"/>
          <w:b w:val="1"/>
          <w:bCs w:val="1"/>
          <w:sz w:val="22"/>
          <w:szCs w:val="22"/>
        </w:rPr>
      </w:pPr>
      <w:r w:rsidRPr="67944DC3" w:rsidR="34B3E552">
        <w:rPr>
          <w:rFonts w:ascii="Times New Roman" w:hAnsi="Times New Roman" w:eastAsia="Times New Roman" w:cs="Times New Roman"/>
          <w:b w:val="1"/>
          <w:bCs w:val="1"/>
          <w:sz w:val="22"/>
          <w:szCs w:val="22"/>
        </w:rPr>
        <w:t xml:space="preserve">    8.4) </w:t>
      </w:r>
      <w:r w:rsidRPr="67944DC3" w:rsidR="71441911">
        <w:rPr>
          <w:rFonts w:ascii="Times New Roman" w:hAnsi="Times New Roman" w:eastAsia="Times New Roman" w:cs="Times New Roman"/>
          <w:b w:val="1"/>
          <w:bCs w:val="1"/>
          <w:sz w:val="22"/>
          <w:szCs w:val="22"/>
        </w:rPr>
        <w:t>Learn C and Java</w:t>
      </w:r>
      <w:r w:rsidRPr="67944DC3" w:rsidR="34B3E552">
        <w:rPr>
          <w:rFonts w:ascii="Times New Roman" w:hAnsi="Times New Roman" w:eastAsia="Times New Roman" w:cs="Times New Roman"/>
          <w:b w:val="1"/>
          <w:bCs w:val="1"/>
          <w:sz w:val="22"/>
          <w:szCs w:val="22"/>
        </w:rPr>
        <w:t>..................................................................................................................</w:t>
      </w:r>
      <w:r w:rsidRPr="67944DC3" w:rsidR="39DCDF6C">
        <w:rPr>
          <w:rFonts w:ascii="Times New Roman" w:hAnsi="Times New Roman" w:eastAsia="Times New Roman" w:cs="Times New Roman"/>
          <w:b w:val="1"/>
          <w:bCs w:val="1"/>
          <w:sz w:val="22"/>
          <w:szCs w:val="22"/>
        </w:rPr>
        <w:t>........</w:t>
      </w:r>
      <w:r w:rsidRPr="67944DC3" w:rsidR="34B3E552">
        <w:rPr>
          <w:rFonts w:ascii="Times New Roman" w:hAnsi="Times New Roman" w:eastAsia="Times New Roman" w:cs="Times New Roman"/>
          <w:b w:val="1"/>
          <w:bCs w:val="1"/>
          <w:sz w:val="22"/>
          <w:szCs w:val="22"/>
        </w:rPr>
        <w:t>.1</w:t>
      </w:r>
      <w:r w:rsidRPr="67944DC3" w:rsidR="657E6076">
        <w:rPr>
          <w:rFonts w:ascii="Times New Roman" w:hAnsi="Times New Roman" w:eastAsia="Times New Roman" w:cs="Times New Roman"/>
          <w:b w:val="1"/>
          <w:bCs w:val="1"/>
          <w:sz w:val="22"/>
          <w:szCs w:val="22"/>
        </w:rPr>
        <w:t>9</w:t>
      </w:r>
    </w:p>
    <w:p w:rsidR="16D1963D" w:rsidP="7FB16707" w:rsidRDefault="16D1963D" w14:paraId="0CF9A38A" w14:textId="7C58D629">
      <w:pPr>
        <w:pStyle w:val="Normal"/>
        <w:suppressLineNumbers w:val="0"/>
        <w:bidi w:val="0"/>
        <w:rPr>
          <w:rFonts w:ascii="Times New Roman" w:hAnsi="Times New Roman" w:eastAsia="Times New Roman" w:cs="Times New Roman"/>
          <w:b w:val="1"/>
          <w:bCs w:val="1"/>
          <w:sz w:val="22"/>
          <w:szCs w:val="22"/>
        </w:rPr>
      </w:pPr>
      <w:r w:rsidRPr="67944DC3" w:rsidR="16D1963D">
        <w:rPr>
          <w:rFonts w:ascii="Times New Roman" w:hAnsi="Times New Roman" w:eastAsia="Times New Roman" w:cs="Times New Roman"/>
          <w:b w:val="1"/>
          <w:bCs w:val="1"/>
          <w:sz w:val="22"/>
          <w:szCs w:val="22"/>
        </w:rPr>
        <w:t xml:space="preserve">    </w:t>
      </w:r>
      <w:r w:rsidRPr="67944DC3" w:rsidR="34B3E552">
        <w:rPr>
          <w:rFonts w:ascii="Times New Roman" w:hAnsi="Times New Roman" w:eastAsia="Times New Roman" w:cs="Times New Roman"/>
          <w:b w:val="1"/>
          <w:bCs w:val="1"/>
          <w:sz w:val="22"/>
          <w:szCs w:val="22"/>
        </w:rPr>
        <w:t>8</w:t>
      </w:r>
      <w:r w:rsidRPr="67944DC3" w:rsidR="3759EFD0">
        <w:rPr>
          <w:rFonts w:ascii="Times New Roman" w:hAnsi="Times New Roman" w:eastAsia="Times New Roman" w:cs="Times New Roman"/>
          <w:b w:val="1"/>
          <w:bCs w:val="1"/>
          <w:sz w:val="22"/>
          <w:szCs w:val="22"/>
        </w:rPr>
        <w:t>.5</w:t>
      </w:r>
      <w:r w:rsidRPr="67944DC3" w:rsidR="34B3E552">
        <w:rPr>
          <w:rFonts w:ascii="Times New Roman" w:hAnsi="Times New Roman" w:eastAsia="Times New Roman" w:cs="Times New Roman"/>
          <w:b w:val="1"/>
          <w:bCs w:val="1"/>
          <w:sz w:val="22"/>
          <w:szCs w:val="22"/>
        </w:rPr>
        <w:t>)</w:t>
      </w:r>
      <w:r w:rsidRPr="67944DC3" w:rsidR="45598A46">
        <w:rPr>
          <w:rFonts w:ascii="Times New Roman" w:hAnsi="Times New Roman" w:eastAsia="Times New Roman" w:cs="Times New Roman"/>
          <w:b w:val="1"/>
          <w:bCs w:val="1"/>
          <w:sz w:val="22"/>
          <w:szCs w:val="22"/>
        </w:rPr>
        <w:t xml:space="preserve"> </w:t>
      </w:r>
      <w:r w:rsidRPr="67944DC3" w:rsidR="15FDD85A">
        <w:rPr>
          <w:rFonts w:ascii="Times New Roman" w:hAnsi="Times New Roman" w:eastAsia="Times New Roman" w:cs="Times New Roman"/>
          <w:b w:val="1"/>
          <w:bCs w:val="1"/>
          <w:sz w:val="22"/>
          <w:szCs w:val="22"/>
        </w:rPr>
        <w:t>Test Page</w:t>
      </w:r>
      <w:r w:rsidRPr="67944DC3" w:rsidR="34B3E552">
        <w:rPr>
          <w:rFonts w:ascii="Times New Roman" w:hAnsi="Times New Roman" w:eastAsia="Times New Roman" w:cs="Times New Roman"/>
          <w:b w:val="1"/>
          <w:bCs w:val="1"/>
          <w:sz w:val="22"/>
          <w:szCs w:val="22"/>
        </w:rPr>
        <w:t>...................................................................................................................</w:t>
      </w:r>
      <w:r w:rsidRPr="67944DC3" w:rsidR="2ADE2148">
        <w:rPr>
          <w:rFonts w:ascii="Times New Roman" w:hAnsi="Times New Roman" w:eastAsia="Times New Roman" w:cs="Times New Roman"/>
          <w:b w:val="1"/>
          <w:bCs w:val="1"/>
          <w:sz w:val="22"/>
          <w:szCs w:val="22"/>
        </w:rPr>
        <w:t>......................</w:t>
      </w:r>
      <w:r w:rsidRPr="67944DC3" w:rsidR="34B3E552">
        <w:rPr>
          <w:rFonts w:ascii="Times New Roman" w:hAnsi="Times New Roman" w:eastAsia="Times New Roman" w:cs="Times New Roman"/>
          <w:b w:val="1"/>
          <w:bCs w:val="1"/>
          <w:sz w:val="22"/>
          <w:szCs w:val="22"/>
        </w:rPr>
        <w:t>1</w:t>
      </w:r>
      <w:r w:rsidRPr="67944DC3" w:rsidR="1D9DB087">
        <w:rPr>
          <w:rFonts w:ascii="Times New Roman" w:hAnsi="Times New Roman" w:eastAsia="Times New Roman" w:cs="Times New Roman"/>
          <w:b w:val="1"/>
          <w:bCs w:val="1"/>
          <w:sz w:val="22"/>
          <w:szCs w:val="22"/>
        </w:rPr>
        <w:t>9</w:t>
      </w:r>
    </w:p>
    <w:p w:rsidR="7E2365AB" w:rsidP="7FB16707" w:rsidRDefault="7E2365AB" w14:paraId="5322189F" w14:textId="09480A43">
      <w:pPr>
        <w:pStyle w:val="Normal"/>
        <w:suppressLineNumbers w:val="0"/>
        <w:bidi w:val="0"/>
        <w:rPr>
          <w:rFonts w:ascii="Times New Roman" w:hAnsi="Times New Roman" w:eastAsia="Times New Roman" w:cs="Times New Roman"/>
          <w:b w:val="1"/>
          <w:bCs w:val="1"/>
          <w:sz w:val="22"/>
          <w:szCs w:val="22"/>
        </w:rPr>
      </w:pPr>
      <w:r w:rsidRPr="67944DC3" w:rsidR="7E2365AB">
        <w:rPr>
          <w:rFonts w:ascii="Times New Roman" w:hAnsi="Times New Roman" w:eastAsia="Times New Roman" w:cs="Times New Roman"/>
          <w:b w:val="1"/>
          <w:bCs w:val="1"/>
          <w:sz w:val="22"/>
          <w:szCs w:val="22"/>
        </w:rPr>
        <w:t xml:space="preserve">    </w:t>
      </w:r>
      <w:r w:rsidRPr="67944DC3" w:rsidR="34B3E552">
        <w:rPr>
          <w:rFonts w:ascii="Times New Roman" w:hAnsi="Times New Roman" w:eastAsia="Times New Roman" w:cs="Times New Roman"/>
          <w:b w:val="1"/>
          <w:bCs w:val="1"/>
          <w:sz w:val="22"/>
          <w:szCs w:val="22"/>
        </w:rPr>
        <w:t>8</w:t>
      </w:r>
      <w:r w:rsidRPr="67944DC3" w:rsidR="79AF2E66">
        <w:rPr>
          <w:rFonts w:ascii="Times New Roman" w:hAnsi="Times New Roman" w:eastAsia="Times New Roman" w:cs="Times New Roman"/>
          <w:b w:val="1"/>
          <w:bCs w:val="1"/>
          <w:sz w:val="22"/>
          <w:szCs w:val="22"/>
        </w:rPr>
        <w:t>.6</w:t>
      </w:r>
      <w:r w:rsidRPr="67944DC3" w:rsidR="34B3E552">
        <w:rPr>
          <w:rFonts w:ascii="Times New Roman" w:hAnsi="Times New Roman" w:eastAsia="Times New Roman" w:cs="Times New Roman"/>
          <w:b w:val="1"/>
          <w:bCs w:val="1"/>
          <w:sz w:val="22"/>
          <w:szCs w:val="22"/>
        </w:rPr>
        <w:t>)</w:t>
      </w:r>
      <w:r w:rsidRPr="67944DC3" w:rsidR="13813175">
        <w:rPr>
          <w:rFonts w:ascii="Times New Roman" w:hAnsi="Times New Roman" w:eastAsia="Times New Roman" w:cs="Times New Roman"/>
          <w:b w:val="1"/>
          <w:bCs w:val="1"/>
          <w:sz w:val="22"/>
          <w:szCs w:val="22"/>
        </w:rPr>
        <w:t xml:space="preserve"> </w:t>
      </w:r>
      <w:r w:rsidRPr="67944DC3" w:rsidR="39F2BB42">
        <w:rPr>
          <w:rFonts w:ascii="Times New Roman" w:hAnsi="Times New Roman" w:eastAsia="Times New Roman" w:cs="Times New Roman"/>
          <w:b w:val="1"/>
          <w:bCs w:val="1"/>
          <w:sz w:val="22"/>
          <w:szCs w:val="22"/>
        </w:rPr>
        <w:t>Daily</w:t>
      </w:r>
      <w:r w:rsidRPr="67944DC3" w:rsidR="0807EE00">
        <w:rPr>
          <w:rFonts w:ascii="Times New Roman" w:hAnsi="Times New Roman" w:eastAsia="Times New Roman" w:cs="Times New Roman"/>
          <w:b w:val="1"/>
          <w:bCs w:val="1"/>
          <w:sz w:val="22"/>
          <w:szCs w:val="22"/>
        </w:rPr>
        <w:t xml:space="preserve"> Page</w:t>
      </w:r>
      <w:r w:rsidRPr="67944DC3" w:rsidR="34B3E552">
        <w:rPr>
          <w:rFonts w:ascii="Times New Roman" w:hAnsi="Times New Roman" w:eastAsia="Times New Roman" w:cs="Times New Roman"/>
          <w:b w:val="1"/>
          <w:bCs w:val="1"/>
          <w:sz w:val="22"/>
          <w:szCs w:val="22"/>
        </w:rPr>
        <w:t>...................................................................................................................</w:t>
      </w:r>
      <w:r w:rsidRPr="67944DC3" w:rsidR="58322098">
        <w:rPr>
          <w:rFonts w:ascii="Times New Roman" w:hAnsi="Times New Roman" w:eastAsia="Times New Roman" w:cs="Times New Roman"/>
          <w:b w:val="1"/>
          <w:bCs w:val="1"/>
          <w:sz w:val="22"/>
          <w:szCs w:val="22"/>
        </w:rPr>
        <w:t>....................</w:t>
      </w:r>
      <w:r w:rsidRPr="67944DC3" w:rsidR="0BD2A8ED">
        <w:rPr>
          <w:rFonts w:ascii="Times New Roman" w:hAnsi="Times New Roman" w:eastAsia="Times New Roman" w:cs="Times New Roman"/>
          <w:b w:val="1"/>
          <w:bCs w:val="1"/>
          <w:sz w:val="22"/>
          <w:szCs w:val="22"/>
        </w:rPr>
        <w:t>20</w:t>
      </w:r>
    </w:p>
    <w:p w:rsidR="08C00364" w:rsidP="7FB16707" w:rsidRDefault="08C00364" w14:paraId="40317F8D" w14:textId="730CC698">
      <w:pPr>
        <w:pStyle w:val="Normal"/>
        <w:suppressLineNumbers w:val="0"/>
        <w:bidi w:val="0"/>
        <w:rPr>
          <w:rFonts w:ascii="Times New Roman" w:hAnsi="Times New Roman" w:eastAsia="Times New Roman" w:cs="Times New Roman"/>
          <w:b w:val="1"/>
          <w:bCs w:val="1"/>
          <w:sz w:val="22"/>
          <w:szCs w:val="22"/>
        </w:rPr>
      </w:pPr>
      <w:r w:rsidRPr="67944DC3" w:rsidR="08C00364">
        <w:rPr>
          <w:rFonts w:ascii="Times New Roman" w:hAnsi="Times New Roman" w:eastAsia="Times New Roman" w:cs="Times New Roman"/>
          <w:b w:val="1"/>
          <w:bCs w:val="1"/>
          <w:sz w:val="22"/>
          <w:szCs w:val="22"/>
        </w:rPr>
        <w:t xml:space="preserve">    </w:t>
      </w:r>
      <w:r w:rsidRPr="67944DC3" w:rsidR="34B3E552">
        <w:rPr>
          <w:rFonts w:ascii="Times New Roman" w:hAnsi="Times New Roman" w:eastAsia="Times New Roman" w:cs="Times New Roman"/>
          <w:b w:val="1"/>
          <w:bCs w:val="1"/>
          <w:sz w:val="22"/>
          <w:szCs w:val="22"/>
        </w:rPr>
        <w:t>8</w:t>
      </w:r>
      <w:r w:rsidRPr="67944DC3" w:rsidR="3A69D2E4">
        <w:rPr>
          <w:rFonts w:ascii="Times New Roman" w:hAnsi="Times New Roman" w:eastAsia="Times New Roman" w:cs="Times New Roman"/>
          <w:b w:val="1"/>
          <w:bCs w:val="1"/>
          <w:sz w:val="22"/>
          <w:szCs w:val="22"/>
        </w:rPr>
        <w:t>.7</w:t>
      </w:r>
      <w:r w:rsidRPr="67944DC3" w:rsidR="34B3E552">
        <w:rPr>
          <w:rFonts w:ascii="Times New Roman" w:hAnsi="Times New Roman" w:eastAsia="Times New Roman" w:cs="Times New Roman"/>
          <w:b w:val="1"/>
          <w:bCs w:val="1"/>
          <w:sz w:val="22"/>
          <w:szCs w:val="22"/>
        </w:rPr>
        <w:t>)</w:t>
      </w:r>
      <w:r w:rsidRPr="67944DC3" w:rsidR="42DFE2E0">
        <w:rPr>
          <w:rFonts w:ascii="Times New Roman" w:hAnsi="Times New Roman" w:eastAsia="Times New Roman" w:cs="Times New Roman"/>
          <w:b w:val="1"/>
          <w:bCs w:val="1"/>
          <w:sz w:val="22"/>
          <w:szCs w:val="22"/>
        </w:rPr>
        <w:t xml:space="preserve"> Settings</w:t>
      </w:r>
      <w:r w:rsidRPr="67944DC3" w:rsidR="34B3E552">
        <w:rPr>
          <w:rFonts w:ascii="Times New Roman" w:hAnsi="Times New Roman" w:eastAsia="Times New Roman" w:cs="Times New Roman"/>
          <w:b w:val="1"/>
          <w:bCs w:val="1"/>
          <w:sz w:val="22"/>
          <w:szCs w:val="22"/>
        </w:rPr>
        <w:t>...................................................................................................................</w:t>
      </w:r>
      <w:r w:rsidRPr="67944DC3" w:rsidR="12470CAE">
        <w:rPr>
          <w:rFonts w:ascii="Times New Roman" w:hAnsi="Times New Roman" w:eastAsia="Times New Roman" w:cs="Times New Roman"/>
          <w:b w:val="1"/>
          <w:bCs w:val="1"/>
          <w:sz w:val="22"/>
          <w:szCs w:val="22"/>
        </w:rPr>
        <w:t>.........................</w:t>
      </w:r>
      <w:r w:rsidRPr="67944DC3" w:rsidR="7880D01F">
        <w:rPr>
          <w:rFonts w:ascii="Times New Roman" w:hAnsi="Times New Roman" w:eastAsia="Times New Roman" w:cs="Times New Roman"/>
          <w:b w:val="1"/>
          <w:bCs w:val="1"/>
          <w:sz w:val="22"/>
          <w:szCs w:val="22"/>
        </w:rPr>
        <w:t>20</w:t>
      </w:r>
    </w:p>
    <w:p w:rsidR="7FB16707" w:rsidP="7FB16707" w:rsidRDefault="7FB16707" w14:paraId="3EFF5D29" w14:textId="1D2F9C5E">
      <w:pPr>
        <w:pStyle w:val="Normal"/>
        <w:suppressLineNumbers w:val="0"/>
        <w:bidi w:val="0"/>
        <w:rPr>
          <w:rFonts w:ascii="Times New Roman" w:hAnsi="Times New Roman" w:eastAsia="Times New Roman" w:cs="Times New Roman"/>
          <w:b w:val="1"/>
          <w:bCs w:val="1"/>
          <w:sz w:val="22"/>
          <w:szCs w:val="22"/>
        </w:rPr>
      </w:pPr>
    </w:p>
    <w:p w:rsidR="71719656" w:rsidP="7FB16707" w:rsidRDefault="71719656" w14:paraId="31990416" w14:textId="1CACE9DA">
      <w:pPr>
        <w:pStyle w:val="Normal"/>
        <w:suppressLineNumbers w:val="0"/>
        <w:bidi w:val="0"/>
        <w:rPr>
          <w:rFonts w:ascii="Times New Roman" w:hAnsi="Times New Roman" w:eastAsia="Times New Roman" w:cs="Times New Roman"/>
          <w:b w:val="1"/>
          <w:bCs w:val="1"/>
          <w:sz w:val="22"/>
          <w:szCs w:val="22"/>
        </w:rPr>
      </w:pPr>
      <w:r w:rsidRPr="67944DC3" w:rsidR="71719656">
        <w:rPr>
          <w:rFonts w:ascii="Times New Roman" w:hAnsi="Times New Roman" w:eastAsia="Times New Roman" w:cs="Times New Roman"/>
          <w:b w:val="1"/>
          <w:bCs w:val="1"/>
          <w:sz w:val="22"/>
          <w:szCs w:val="22"/>
        </w:rPr>
        <w:t xml:space="preserve">    8.8) Profile...................................................................................................................</w:t>
      </w:r>
      <w:r w:rsidRPr="67944DC3" w:rsidR="3F197928">
        <w:rPr>
          <w:rFonts w:ascii="Times New Roman" w:hAnsi="Times New Roman" w:eastAsia="Times New Roman" w:cs="Times New Roman"/>
          <w:b w:val="1"/>
          <w:bCs w:val="1"/>
          <w:sz w:val="22"/>
          <w:szCs w:val="22"/>
        </w:rPr>
        <w:t>...........................</w:t>
      </w:r>
      <w:r w:rsidRPr="67944DC3" w:rsidR="483DEFF5">
        <w:rPr>
          <w:rFonts w:ascii="Times New Roman" w:hAnsi="Times New Roman" w:eastAsia="Times New Roman" w:cs="Times New Roman"/>
          <w:b w:val="1"/>
          <w:bCs w:val="1"/>
          <w:sz w:val="22"/>
          <w:szCs w:val="22"/>
        </w:rPr>
        <w:t>21</w:t>
      </w:r>
    </w:p>
    <w:p xmlns:wp14="http://schemas.microsoft.com/office/word/2010/wordml" w:rsidR="00981E63" w:rsidP="7FB16707" w:rsidRDefault="00981E63" w14:paraId="43229BCD" wp14:textId="3502F8C9">
      <w:pPr>
        <w:pStyle w:val="Normal"/>
        <w:suppressLineNumbers w:val="0"/>
        <w:bidi w:val="0"/>
        <w:rPr>
          <w:rFonts w:ascii="Times New Roman" w:hAnsi="Times New Roman" w:eastAsia="Times New Roman" w:cs="Times New Roman"/>
          <w:b w:val="1"/>
          <w:bCs w:val="1"/>
          <w:sz w:val="22"/>
          <w:szCs w:val="22"/>
        </w:rPr>
      </w:pPr>
      <w:r w:rsidRPr="67944DC3" w:rsidR="166345A2">
        <w:rPr>
          <w:rFonts w:ascii="Times New Roman" w:hAnsi="Times New Roman" w:eastAsia="Times New Roman" w:cs="Times New Roman"/>
          <w:b w:val="1"/>
          <w:bCs w:val="1"/>
          <w:sz w:val="22"/>
          <w:szCs w:val="22"/>
        </w:rPr>
        <w:t>9)Technology Stack Used...................................................................................................................</w:t>
      </w:r>
      <w:r w:rsidRPr="67944DC3" w:rsidR="77DA2EED">
        <w:rPr>
          <w:rFonts w:ascii="Times New Roman" w:hAnsi="Times New Roman" w:eastAsia="Times New Roman" w:cs="Times New Roman"/>
          <w:b w:val="1"/>
          <w:bCs w:val="1"/>
          <w:sz w:val="22"/>
          <w:szCs w:val="22"/>
        </w:rPr>
        <w:t>.......</w:t>
      </w:r>
      <w:r w:rsidRPr="67944DC3" w:rsidR="01AABD5D">
        <w:rPr>
          <w:rFonts w:ascii="Times New Roman" w:hAnsi="Times New Roman" w:eastAsia="Times New Roman" w:cs="Times New Roman"/>
          <w:b w:val="1"/>
          <w:bCs w:val="1"/>
          <w:sz w:val="22"/>
          <w:szCs w:val="22"/>
        </w:rPr>
        <w:t>2</w:t>
      </w:r>
      <w:r w:rsidRPr="67944DC3" w:rsidR="03598AEE">
        <w:rPr>
          <w:rFonts w:ascii="Times New Roman" w:hAnsi="Times New Roman" w:eastAsia="Times New Roman" w:cs="Times New Roman"/>
          <w:b w:val="1"/>
          <w:bCs w:val="1"/>
          <w:sz w:val="22"/>
          <w:szCs w:val="22"/>
        </w:rPr>
        <w:t>1</w:t>
      </w:r>
    </w:p>
    <w:p w:rsidR="28F7FC9C" w:rsidP="7FB16707" w:rsidRDefault="28F7FC9C" w14:paraId="5EF82EEB" w14:textId="3B0D0CD8">
      <w:pPr>
        <w:pStyle w:val="Normal"/>
        <w:suppressLineNumbers w:val="0"/>
        <w:bidi w:val="0"/>
        <w:rPr>
          <w:rFonts w:ascii="Times New Roman" w:hAnsi="Times New Roman" w:eastAsia="Times New Roman" w:cs="Times New Roman"/>
          <w:b w:val="1"/>
          <w:bCs w:val="1"/>
          <w:sz w:val="22"/>
          <w:szCs w:val="22"/>
        </w:rPr>
      </w:pPr>
      <w:r w:rsidRPr="67944DC3" w:rsidR="28F7FC9C">
        <w:rPr>
          <w:rFonts w:ascii="Times New Roman" w:hAnsi="Times New Roman" w:eastAsia="Times New Roman" w:cs="Times New Roman"/>
          <w:b w:val="1"/>
          <w:bCs w:val="1"/>
          <w:sz w:val="22"/>
          <w:szCs w:val="22"/>
        </w:rPr>
        <w:t>1</w:t>
      </w:r>
      <w:r w:rsidRPr="67944DC3" w:rsidR="3A328A56">
        <w:rPr>
          <w:rFonts w:ascii="Times New Roman" w:hAnsi="Times New Roman" w:eastAsia="Times New Roman" w:cs="Times New Roman"/>
          <w:b w:val="1"/>
          <w:bCs w:val="1"/>
          <w:sz w:val="22"/>
          <w:szCs w:val="22"/>
        </w:rPr>
        <w:t>0</w:t>
      </w:r>
      <w:r w:rsidRPr="67944DC3" w:rsidR="28F7FC9C">
        <w:rPr>
          <w:rFonts w:ascii="Times New Roman" w:hAnsi="Times New Roman" w:eastAsia="Times New Roman" w:cs="Times New Roman"/>
          <w:b w:val="1"/>
          <w:bCs w:val="1"/>
          <w:sz w:val="22"/>
          <w:szCs w:val="22"/>
        </w:rPr>
        <w:t>)</w:t>
      </w:r>
      <w:r w:rsidRPr="67944DC3" w:rsidR="3A328A56">
        <w:rPr>
          <w:rFonts w:ascii="Times New Roman" w:hAnsi="Times New Roman" w:eastAsia="Times New Roman" w:cs="Times New Roman"/>
          <w:b w:val="1"/>
          <w:bCs w:val="1"/>
          <w:sz w:val="22"/>
          <w:szCs w:val="22"/>
        </w:rPr>
        <w:t xml:space="preserve"> </w:t>
      </w:r>
      <w:r w:rsidRPr="67944DC3" w:rsidR="00DE4E17">
        <w:rPr>
          <w:rFonts w:ascii="Times New Roman" w:hAnsi="Times New Roman" w:eastAsia="Times New Roman" w:cs="Times New Roman"/>
          <w:b w:val="1"/>
          <w:bCs w:val="1"/>
          <w:sz w:val="22"/>
          <w:szCs w:val="22"/>
        </w:rPr>
        <w:t>Single Module Test......</w:t>
      </w:r>
      <w:r w:rsidRPr="67944DC3" w:rsidR="28F7FC9C">
        <w:rPr>
          <w:rFonts w:ascii="Times New Roman" w:hAnsi="Times New Roman" w:eastAsia="Times New Roman" w:cs="Times New Roman"/>
          <w:b w:val="1"/>
          <w:bCs w:val="1"/>
          <w:sz w:val="22"/>
          <w:szCs w:val="22"/>
        </w:rPr>
        <w:t>.......................................................................................................................</w:t>
      </w:r>
      <w:r w:rsidRPr="67944DC3" w:rsidR="46909D66">
        <w:rPr>
          <w:rFonts w:ascii="Times New Roman" w:hAnsi="Times New Roman" w:eastAsia="Times New Roman" w:cs="Times New Roman"/>
          <w:b w:val="1"/>
          <w:bCs w:val="1"/>
          <w:sz w:val="22"/>
          <w:szCs w:val="22"/>
        </w:rPr>
        <w:t>2</w:t>
      </w:r>
      <w:r w:rsidRPr="67944DC3" w:rsidR="130EA784">
        <w:rPr>
          <w:rFonts w:ascii="Times New Roman" w:hAnsi="Times New Roman" w:eastAsia="Times New Roman" w:cs="Times New Roman"/>
          <w:b w:val="1"/>
          <w:bCs w:val="1"/>
          <w:sz w:val="22"/>
          <w:szCs w:val="22"/>
        </w:rPr>
        <w:t>2</w:t>
      </w:r>
    </w:p>
    <w:p xmlns:wp14="http://schemas.microsoft.com/office/word/2010/wordml" w:rsidR="00981E63" w:rsidP="7FB16707" w:rsidRDefault="00981E63" w14:paraId="29B039BB" wp14:textId="3324D67F">
      <w:pPr>
        <w:pStyle w:val="Normal"/>
        <w:suppressLineNumbers w:val="0"/>
        <w:bidi w:val="0"/>
        <w:rPr>
          <w:rFonts w:ascii="Times New Roman" w:hAnsi="Times New Roman" w:eastAsia="Times New Roman" w:cs="Times New Roman"/>
          <w:b w:val="1"/>
          <w:bCs w:val="1"/>
          <w:sz w:val="22"/>
          <w:szCs w:val="22"/>
        </w:rPr>
      </w:pPr>
      <w:r w:rsidRPr="67944DC3" w:rsidR="166345A2">
        <w:rPr>
          <w:rFonts w:ascii="Times New Roman" w:hAnsi="Times New Roman" w:eastAsia="Times New Roman" w:cs="Times New Roman"/>
          <w:b w:val="1"/>
          <w:bCs w:val="1"/>
          <w:sz w:val="22"/>
          <w:szCs w:val="22"/>
        </w:rPr>
        <w:t>1</w:t>
      </w:r>
      <w:r w:rsidRPr="67944DC3" w:rsidR="1CE0D2BA">
        <w:rPr>
          <w:rFonts w:ascii="Times New Roman" w:hAnsi="Times New Roman" w:eastAsia="Times New Roman" w:cs="Times New Roman"/>
          <w:b w:val="1"/>
          <w:bCs w:val="1"/>
          <w:sz w:val="22"/>
          <w:szCs w:val="22"/>
        </w:rPr>
        <w:t>1</w:t>
      </w:r>
      <w:r w:rsidRPr="67944DC3" w:rsidR="166345A2">
        <w:rPr>
          <w:rFonts w:ascii="Times New Roman" w:hAnsi="Times New Roman" w:eastAsia="Times New Roman" w:cs="Times New Roman"/>
          <w:b w:val="1"/>
          <w:bCs w:val="1"/>
          <w:sz w:val="22"/>
          <w:szCs w:val="22"/>
        </w:rPr>
        <w:t>)</w:t>
      </w:r>
      <w:r w:rsidRPr="67944DC3" w:rsidR="5434F6E2">
        <w:rPr>
          <w:rFonts w:ascii="Times New Roman" w:hAnsi="Times New Roman" w:eastAsia="Times New Roman" w:cs="Times New Roman"/>
          <w:b w:val="1"/>
          <w:bCs w:val="1"/>
          <w:sz w:val="22"/>
          <w:szCs w:val="22"/>
        </w:rPr>
        <w:t xml:space="preserve"> </w:t>
      </w:r>
      <w:r w:rsidRPr="67944DC3" w:rsidR="166345A2">
        <w:rPr>
          <w:rFonts w:ascii="Times New Roman" w:hAnsi="Times New Roman" w:eastAsia="Times New Roman" w:cs="Times New Roman"/>
          <w:b w:val="1"/>
          <w:bCs w:val="1"/>
          <w:sz w:val="22"/>
          <w:szCs w:val="22"/>
        </w:rPr>
        <w:t>Co</w:t>
      </w:r>
      <w:r w:rsidRPr="67944DC3" w:rsidR="166345A2">
        <w:rPr>
          <w:rFonts w:ascii="Times New Roman" w:hAnsi="Times New Roman" w:eastAsia="Times New Roman" w:cs="Times New Roman"/>
          <w:b w:val="1"/>
          <w:bCs w:val="1"/>
          <w:sz w:val="22"/>
          <w:szCs w:val="22"/>
        </w:rPr>
        <w:t>nclusion...................................................................................................................................</w:t>
      </w:r>
      <w:r w:rsidRPr="67944DC3" w:rsidR="25BA43A2">
        <w:rPr>
          <w:rFonts w:ascii="Times New Roman" w:hAnsi="Times New Roman" w:eastAsia="Times New Roman" w:cs="Times New Roman"/>
          <w:b w:val="1"/>
          <w:bCs w:val="1"/>
          <w:sz w:val="22"/>
          <w:szCs w:val="22"/>
        </w:rPr>
        <w:t>........2</w:t>
      </w:r>
      <w:r w:rsidRPr="67944DC3" w:rsidR="6E86B656">
        <w:rPr>
          <w:rFonts w:ascii="Times New Roman" w:hAnsi="Times New Roman" w:eastAsia="Times New Roman" w:cs="Times New Roman"/>
          <w:b w:val="1"/>
          <w:bCs w:val="1"/>
          <w:sz w:val="22"/>
          <w:szCs w:val="22"/>
        </w:rPr>
        <w:t>2</w:t>
      </w:r>
    </w:p>
    <w:p xmlns:wp14="http://schemas.microsoft.com/office/word/2010/wordml" w:rsidR="00981E63" w:rsidP="7FB16707" w:rsidRDefault="00981E63" w14:paraId="5FD8590B" wp14:textId="1D134EE3">
      <w:pPr>
        <w:pStyle w:val="Normal"/>
        <w:suppressLineNumbers w:val="0"/>
        <w:bidi w:val="0"/>
        <w:rPr>
          <w:rFonts w:ascii="Times New Roman" w:hAnsi="Times New Roman" w:eastAsia="Times New Roman" w:cs="Times New Roman"/>
        </w:rPr>
      </w:pPr>
    </w:p>
    <w:p xmlns:wp14="http://schemas.microsoft.com/office/word/2010/wordml" w:rsidR="00981E63" w:rsidP="7FB16707" w:rsidRDefault="00981E63" w14:paraId="0C82A59E" wp14:textId="7357A0F9">
      <w:pPr>
        <w:pStyle w:val="Normal"/>
        <w:suppressLineNumbers w:val="0"/>
        <w:bidi w:val="0"/>
        <w:rPr>
          <w:rFonts w:ascii="Times New Roman" w:hAnsi="Times New Roman" w:eastAsia="Times New Roman" w:cs="Times New Roman"/>
        </w:rPr>
      </w:pPr>
    </w:p>
    <w:p xmlns:wp14="http://schemas.microsoft.com/office/word/2010/wordml" w:rsidR="00981E63" w:rsidP="7FB16707" w:rsidRDefault="00981E63" w14:paraId="06E9DFC8" wp14:textId="177B2D15">
      <w:pPr>
        <w:pStyle w:val="Normal"/>
        <w:suppressLineNumbers w:val="0"/>
        <w:bidi w:val="0"/>
        <w:rPr>
          <w:rFonts w:ascii="Times New Roman" w:hAnsi="Times New Roman" w:eastAsia="Times New Roman" w:cs="Times New Roman"/>
        </w:rPr>
      </w:pPr>
    </w:p>
    <w:p xmlns:wp14="http://schemas.microsoft.com/office/word/2010/wordml" w:rsidR="00981E63" w:rsidP="7FB16707" w:rsidRDefault="00981E63" w14:paraId="0A0FABE9" wp14:textId="72DB28A1">
      <w:pPr>
        <w:pStyle w:val="Normal"/>
        <w:suppressLineNumbers w:val="0"/>
        <w:bidi w:val="0"/>
        <w:rPr>
          <w:rFonts w:ascii="Times New Roman" w:hAnsi="Times New Roman" w:eastAsia="Times New Roman" w:cs="Times New Roman"/>
          <w:b w:val="1"/>
          <w:bCs w:val="1"/>
          <w:sz w:val="32"/>
          <w:szCs w:val="32"/>
          <w:u w:val="single"/>
        </w:rPr>
      </w:pPr>
    </w:p>
    <w:p xmlns:wp14="http://schemas.microsoft.com/office/word/2010/wordml" w:rsidR="00981E63" w:rsidP="7FB16707" w:rsidRDefault="00981E63" w14:paraId="738AA88E" wp14:textId="3471E07E">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177845BB" w14:textId="2A124CA0">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7ABB5FC9" w14:textId="32BAF975">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48037C85" w14:textId="3BFEA928">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31DEE0EE" w14:textId="1DAD810B">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4CB6D6C1" w14:textId="5D2FE7F5">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3E514F4E" w14:textId="056F31A9">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656044E3" w14:textId="26A25BB9">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0AA93877" w14:textId="4C19C4B4">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5FDBE5BB" w14:textId="105266F5">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5BE7AD24" w14:textId="710DA3BF">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35EFA31C" w14:textId="450C5C89">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12C58C49" w14:textId="3596937E">
      <w:pPr>
        <w:pStyle w:val="Normal"/>
        <w:suppressLineNumbers w:val="0"/>
        <w:bidi w:val="0"/>
        <w:rPr>
          <w:rFonts w:ascii="Times New Roman" w:hAnsi="Times New Roman" w:eastAsia="Times New Roman" w:cs="Times New Roman"/>
          <w:b w:val="1"/>
          <w:bCs w:val="1"/>
          <w:sz w:val="32"/>
          <w:szCs w:val="32"/>
          <w:u w:val="single"/>
        </w:rPr>
      </w:pPr>
    </w:p>
    <w:p w:rsidR="7FB16707" w:rsidP="7FB16707" w:rsidRDefault="7FB16707" w14:paraId="72CC4AA6" w14:textId="4C9C19C7">
      <w:pPr>
        <w:pStyle w:val="Normal"/>
        <w:suppressLineNumbers w:val="0"/>
        <w:bidi w:val="0"/>
        <w:rPr>
          <w:rFonts w:ascii="Times New Roman" w:hAnsi="Times New Roman" w:eastAsia="Times New Roman" w:cs="Times New Roman"/>
          <w:b w:val="1"/>
          <w:bCs w:val="1"/>
          <w:sz w:val="32"/>
          <w:szCs w:val="32"/>
          <w:u w:val="single"/>
        </w:rPr>
      </w:pPr>
    </w:p>
    <w:p xmlns:wp14="http://schemas.microsoft.com/office/word/2010/wordml" w:rsidR="00981E63" w:rsidP="7FB16707" w:rsidRDefault="00981E63" w14:paraId="17005CE4" wp14:textId="77777777">
      <w:pPr>
        <w:pStyle w:val="Normal"/>
        <w:suppressLineNumbers w:val="0"/>
        <w:bidi w:val="0"/>
        <w:rPr>
          <w:rFonts w:ascii="Times New Roman" w:hAnsi="Times New Roman" w:eastAsia="Times New Roman" w:cs="Times New Roman"/>
          <w:b w:val="1"/>
          <w:bCs w:val="1"/>
          <w:sz w:val="28"/>
          <w:szCs w:val="28"/>
        </w:rPr>
      </w:pPr>
      <w:r w:rsidRPr="7FB16707" w:rsidR="0075709B">
        <w:rPr>
          <w:rFonts w:ascii="Times New Roman" w:hAnsi="Times New Roman" w:eastAsia="Times New Roman" w:cs="Times New Roman"/>
          <w:b w:val="1"/>
          <w:bCs w:val="1"/>
          <w:sz w:val="28"/>
          <w:szCs w:val="28"/>
          <w:u w:val="single"/>
        </w:rPr>
        <w:t>1.</w:t>
      </w:r>
      <w:r w:rsidRPr="7FB16707" w:rsidR="00981E63">
        <w:rPr>
          <w:rFonts w:ascii="Times New Roman" w:hAnsi="Times New Roman" w:eastAsia="Times New Roman" w:cs="Times New Roman"/>
          <w:b w:val="1"/>
          <w:bCs w:val="1"/>
          <w:sz w:val="28"/>
          <w:szCs w:val="28"/>
          <w:u w:val="single"/>
        </w:rPr>
        <w:t>Introduction</w:t>
      </w:r>
      <w:r w:rsidRPr="7FB16707" w:rsidR="00981E63">
        <w:rPr>
          <w:rFonts w:ascii="Times New Roman" w:hAnsi="Times New Roman" w:eastAsia="Times New Roman" w:cs="Times New Roman"/>
          <w:b w:val="1"/>
          <w:bCs w:val="1"/>
          <w:sz w:val="28"/>
          <w:szCs w:val="28"/>
          <w:u w:val="single"/>
        </w:rPr>
        <w:t>:</w:t>
      </w:r>
    </w:p>
    <w:p xmlns:wp14="http://schemas.microsoft.com/office/word/2010/wordml" w:rsidRPr="00281C32" w:rsidR="00981E63" w:rsidP="7FB16707" w:rsidRDefault="0075709B" w14:paraId="4C668927" wp14:textId="11D20DB5">
      <w:pPr>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 xml:space="preserve">           </w:t>
      </w:r>
      <w:r w:rsidRPr="7FB16707" w:rsidR="00281C32">
        <w:rPr>
          <w:rFonts w:ascii="Times New Roman" w:hAnsi="Times New Roman" w:eastAsia="Times New Roman" w:cs="Times New Roman"/>
          <w:sz w:val="24"/>
          <w:szCs w:val="24"/>
        </w:rPr>
        <w:t xml:space="preserve">In today’s digital age, coding has become an indispensable skill, yet traditional learning methods often make the </w:t>
      </w:r>
      <w:r w:rsidRPr="7FB16707" w:rsidR="00281C32">
        <w:rPr>
          <w:rFonts w:ascii="Times New Roman" w:hAnsi="Times New Roman" w:eastAsia="Times New Roman" w:cs="Times New Roman"/>
          <w:sz w:val="24"/>
          <w:szCs w:val="24"/>
        </w:rPr>
        <w:t>journey,</w:t>
      </w:r>
      <w:r w:rsidRPr="7FB16707" w:rsidR="00281C32">
        <w:rPr>
          <w:rFonts w:ascii="Times New Roman" w:hAnsi="Times New Roman" w:eastAsia="Times New Roman" w:cs="Times New Roman"/>
          <w:sz w:val="24"/>
          <w:szCs w:val="24"/>
        </w:rPr>
        <w:t xml:space="preserve"> challenging especially for beginners. The complexities of syntax, the dryness of theoretical lessons, and the lack of immediate feedback can be discouraging. Recognizing these challenges, we introduce the Interactive Programming Language Learner (IPLL)</w:t>
      </w:r>
    </w:p>
    <w:p w:rsidR="7FB16707" w:rsidP="7FB16707" w:rsidRDefault="7FB16707" w14:paraId="78A8CF93" w14:textId="57ACCC9C">
      <w:pPr>
        <w:rPr>
          <w:rFonts w:ascii="Times New Roman" w:hAnsi="Times New Roman" w:eastAsia="Times New Roman" w:cs="Times New Roman"/>
          <w:sz w:val="24"/>
          <w:szCs w:val="24"/>
        </w:rPr>
      </w:pPr>
    </w:p>
    <w:p xmlns:wp14="http://schemas.microsoft.com/office/word/2010/wordml" w:rsidRPr="0075709B" w:rsidR="00981E63" w:rsidP="7FB16707" w:rsidRDefault="0075709B" w14:paraId="528BF6D7" wp14:textId="77777777">
      <w:pPr>
        <w:pStyle w:val="Normal"/>
        <w:rPr>
          <w:rFonts w:ascii="Times New Roman" w:hAnsi="Times New Roman" w:eastAsia="Times New Roman" w:cs="Times New Roman"/>
          <w:b w:val="1"/>
          <w:bCs w:val="1"/>
          <w:sz w:val="28"/>
          <w:szCs w:val="28"/>
          <w:u w:val="single"/>
        </w:rPr>
      </w:pPr>
      <w:r w:rsidRPr="7FB16707" w:rsidR="0075709B">
        <w:rPr>
          <w:rFonts w:ascii="Times New Roman" w:hAnsi="Times New Roman" w:eastAsia="Times New Roman" w:cs="Times New Roman"/>
          <w:b w:val="1"/>
          <w:bCs w:val="1"/>
          <w:sz w:val="28"/>
          <w:szCs w:val="28"/>
          <w:u w:val="single"/>
        </w:rPr>
        <w:t>2.</w:t>
      </w:r>
      <w:r w:rsidRPr="7FB16707" w:rsidR="00981E63">
        <w:rPr>
          <w:rFonts w:ascii="Times New Roman" w:hAnsi="Times New Roman" w:eastAsia="Times New Roman" w:cs="Times New Roman"/>
          <w:b w:val="1"/>
          <w:bCs w:val="1"/>
          <w:sz w:val="28"/>
          <w:szCs w:val="28"/>
          <w:u w:val="single"/>
        </w:rPr>
        <w:t>Problem</w:t>
      </w:r>
      <w:r w:rsidRPr="7FB16707" w:rsidR="00981E63">
        <w:rPr>
          <w:rFonts w:ascii="Times New Roman" w:hAnsi="Times New Roman" w:eastAsia="Times New Roman" w:cs="Times New Roman"/>
          <w:b w:val="1"/>
          <w:bCs w:val="1"/>
          <w:sz w:val="28"/>
          <w:szCs w:val="28"/>
          <w:u w:val="single"/>
        </w:rPr>
        <w:t xml:space="preserve"> Statement:</w:t>
      </w:r>
    </w:p>
    <w:p xmlns:wp14="http://schemas.microsoft.com/office/word/2010/wordml" w:rsidRPr="0075709B" w:rsidR="0075709B" w:rsidP="7FB16707" w:rsidRDefault="00FD3B47" w14:paraId="3CFB7EEA" wp14:textId="77777777">
      <w:pPr>
        <w:numPr>
          <w:ilvl w:val="0"/>
          <w:numId w:val="6"/>
        </w:numPr>
        <w:spacing w:before="100" w:beforeAutospacing="on" w:after="100" w:afterAutospacing="on" w:line="240" w:lineRule="auto"/>
        <w:rPr>
          <w:rFonts w:ascii="Times New Roman" w:hAnsi="Times New Roman" w:eastAsia="Times New Roman" w:cs="Times New Roman"/>
          <w:sz w:val="24"/>
          <w:szCs w:val="24"/>
        </w:rPr>
      </w:pPr>
      <w:r w:rsidRPr="7FB16707" w:rsidR="00FD3B47">
        <w:rPr>
          <w:rFonts w:ascii="Times New Roman" w:hAnsi="Times New Roman" w:eastAsia="Times New Roman" w:cs="Times New Roman"/>
          <w:sz w:val="24"/>
          <w:szCs w:val="24"/>
        </w:rPr>
        <w:t xml:space="preserve">In the rapidly evolving tech </w:t>
      </w:r>
      <w:r w:rsidRPr="7FB16707" w:rsidR="00FD3B47">
        <w:rPr>
          <w:rFonts w:ascii="Times New Roman" w:hAnsi="Times New Roman" w:eastAsia="Times New Roman" w:cs="Times New Roman"/>
          <w:sz w:val="24"/>
          <w:szCs w:val="24"/>
        </w:rPr>
        <w:t>landscape</w:t>
      </w:r>
      <w:r w:rsidRPr="7FB16707" w:rsidR="0075709B">
        <w:rPr>
          <w:rFonts w:ascii="Times New Roman" w:hAnsi="Times New Roman" w:eastAsia="Times New Roman" w:cs="Times New Roman"/>
          <w:sz w:val="24"/>
          <w:szCs w:val="24"/>
        </w:rPr>
        <w:t xml:space="preserve"> </w:t>
      </w:r>
      <w:r w:rsidRPr="7FB16707" w:rsidR="00FD3B47">
        <w:rPr>
          <w:rFonts w:ascii="Times New Roman" w:hAnsi="Times New Roman" w:eastAsia="Times New Roman" w:cs="Times New Roman"/>
          <w:sz w:val="24"/>
          <w:szCs w:val="24"/>
        </w:rPr>
        <w:t>,learning</w:t>
      </w:r>
      <w:r w:rsidRPr="7FB16707" w:rsidR="00FD3B47">
        <w:rPr>
          <w:rFonts w:ascii="Times New Roman" w:hAnsi="Times New Roman" w:eastAsia="Times New Roman" w:cs="Times New Roman"/>
          <w:sz w:val="24"/>
          <w:szCs w:val="24"/>
        </w:rPr>
        <w:t xml:space="preserve"> programming languages effectively and engagingly </w:t>
      </w:r>
      <w:r w:rsidRPr="7FB16707" w:rsidR="00FD3B47">
        <w:rPr>
          <w:rFonts w:ascii="Times New Roman" w:hAnsi="Times New Roman" w:eastAsia="Times New Roman" w:cs="Times New Roman"/>
          <w:sz w:val="24"/>
          <w:szCs w:val="24"/>
        </w:rPr>
        <w:t>remains</w:t>
      </w:r>
      <w:r w:rsidRPr="7FB16707" w:rsidR="00FD3B47">
        <w:rPr>
          <w:rFonts w:ascii="Times New Roman" w:hAnsi="Times New Roman" w:eastAsia="Times New Roman" w:cs="Times New Roman"/>
          <w:sz w:val="24"/>
          <w:szCs w:val="24"/>
        </w:rPr>
        <w:t xml:space="preserve"> a significant challenge</w:t>
      </w:r>
      <w:r w:rsidRPr="7FB16707" w:rsidR="0075709B">
        <w:rPr>
          <w:rFonts w:ascii="Times New Roman" w:hAnsi="Times New Roman" w:eastAsia="Times New Roman" w:cs="Times New Roman"/>
          <w:sz w:val="24"/>
          <w:szCs w:val="24"/>
        </w:rPr>
        <w:t>.</w:t>
      </w:r>
    </w:p>
    <w:p xmlns:wp14="http://schemas.microsoft.com/office/word/2010/wordml" w:rsidRPr="0075709B" w:rsidR="0075709B" w:rsidP="7FB16707" w:rsidRDefault="00FD3B47" w14:paraId="0E6216EB" wp14:textId="77777777">
      <w:pPr>
        <w:numPr>
          <w:ilvl w:val="0"/>
          <w:numId w:val="6"/>
        </w:numPr>
        <w:spacing w:before="100" w:beforeAutospacing="on" w:after="100" w:afterAutospacing="on" w:line="240" w:lineRule="auto"/>
        <w:rPr>
          <w:rFonts w:ascii="Times New Roman" w:hAnsi="Times New Roman" w:eastAsia="Times New Roman" w:cs="Times New Roman"/>
          <w:sz w:val="24"/>
          <w:szCs w:val="24"/>
        </w:rPr>
      </w:pPr>
      <w:r w:rsidRPr="7FB16707" w:rsidR="00FD3B47">
        <w:rPr>
          <w:rFonts w:ascii="Times New Roman" w:hAnsi="Times New Roman" w:eastAsia="Times New Roman" w:cs="Times New Roman"/>
          <w:sz w:val="24"/>
          <w:szCs w:val="24"/>
        </w:rPr>
        <w:t>Traditional education methods often fall short in providing interactive and practi</w:t>
      </w:r>
      <w:r w:rsidRPr="7FB16707" w:rsidR="0075709B">
        <w:rPr>
          <w:rFonts w:ascii="Times New Roman" w:hAnsi="Times New Roman" w:eastAsia="Times New Roman" w:cs="Times New Roman"/>
          <w:sz w:val="24"/>
          <w:szCs w:val="24"/>
        </w:rPr>
        <w:t>cal learning experiences.</w:t>
      </w:r>
    </w:p>
    <w:p xmlns:wp14="http://schemas.microsoft.com/office/word/2010/wordml" w:rsidRPr="00FD3B47" w:rsidR="00FD3B47" w:rsidP="7FB16707" w:rsidRDefault="0075709B" w14:paraId="732AD032" wp14:textId="77777777">
      <w:pPr>
        <w:numPr>
          <w:ilvl w:val="0"/>
          <w:numId w:val="6"/>
        </w:numPr>
        <w:spacing w:before="100" w:beforeAutospacing="on" w:after="100" w:afterAutospacing="on" w:line="240" w:lineRule="auto"/>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The ”</w:t>
      </w:r>
      <w:r w:rsidRPr="7FB16707" w:rsidR="0075709B">
        <w:rPr>
          <w:rFonts w:ascii="Times New Roman" w:hAnsi="Times New Roman" w:eastAsia="Times New Roman" w:cs="Times New Roman"/>
          <w:sz w:val="24"/>
          <w:szCs w:val="24"/>
        </w:rPr>
        <w:t>Interactive</w:t>
      </w:r>
      <w:r w:rsidRPr="7FB16707" w:rsidR="0075709B">
        <w:rPr>
          <w:rFonts w:ascii="Times New Roman" w:hAnsi="Times New Roman" w:eastAsia="Times New Roman" w:cs="Times New Roman"/>
          <w:sz w:val="24"/>
          <w:szCs w:val="24"/>
        </w:rPr>
        <w:t xml:space="preserve"> Programming Language Learner” project aims to bridge</w:t>
      </w:r>
      <w:r w:rsidRPr="7FB16707" w:rsidR="00FD3B47">
        <w:rPr>
          <w:rFonts w:ascii="Times New Roman" w:hAnsi="Times New Roman" w:eastAsia="Times New Roman" w:cs="Times New Roman"/>
          <w:sz w:val="24"/>
          <w:szCs w:val="24"/>
        </w:rPr>
        <w:t xml:space="preserve"> </w:t>
      </w:r>
      <w:r w:rsidRPr="7FB16707" w:rsidR="0075709B">
        <w:rPr>
          <w:rFonts w:ascii="Times New Roman" w:hAnsi="Times New Roman" w:eastAsia="Times New Roman" w:cs="Times New Roman"/>
          <w:sz w:val="24"/>
          <w:szCs w:val="24"/>
        </w:rPr>
        <w:t>the gap by creating a dynamic platform that revolutionizes how individuals learn programming languages.</w:t>
      </w:r>
    </w:p>
    <w:p w:rsidR="7FB16707" w:rsidP="7FB16707" w:rsidRDefault="7FB16707" w14:paraId="0028FDCD" w14:textId="713CDF0E">
      <w:pPr>
        <w:spacing w:beforeAutospacing="on" w:afterAutospacing="on" w:line="240" w:lineRule="auto"/>
        <w:ind w:left="0"/>
        <w:rPr>
          <w:rFonts w:ascii="Times New Roman" w:hAnsi="Times New Roman" w:eastAsia="Times New Roman" w:cs="Times New Roman"/>
          <w:sz w:val="24"/>
          <w:szCs w:val="24"/>
        </w:rPr>
      </w:pPr>
    </w:p>
    <w:p xmlns:wp14="http://schemas.microsoft.com/office/word/2010/wordml" w:rsidRPr="0075709B" w:rsidR="00281C32" w:rsidP="7FB16707" w:rsidRDefault="00BA5982" w14:paraId="1C8FE3BA" wp14:textId="6DB1788B">
      <w:pPr>
        <w:pStyle w:val="NormalWeb"/>
        <w:rPr>
          <w:rStyle w:val="Strong"/>
          <w:rFonts w:ascii="Times New Roman" w:hAnsi="Times New Roman" w:eastAsia="Times New Roman" w:cs="Times New Roman"/>
          <w:sz w:val="28"/>
          <w:szCs w:val="28"/>
          <w:u w:val="single"/>
        </w:rPr>
      </w:pPr>
      <w:r w:rsidRPr="7FB16707" w:rsidR="00BA5982">
        <w:rPr>
          <w:rStyle w:val="Strong"/>
          <w:rFonts w:ascii="Times New Roman" w:hAnsi="Times New Roman" w:eastAsia="Times New Roman" w:cs="Times New Roman"/>
          <w:sz w:val="28"/>
          <w:szCs w:val="28"/>
          <w:u w:val="single"/>
        </w:rPr>
        <w:t>3.</w:t>
      </w:r>
      <w:r w:rsidRPr="7FB16707" w:rsidR="0075709B">
        <w:rPr>
          <w:rStyle w:val="Strong"/>
          <w:rFonts w:ascii="Times New Roman" w:hAnsi="Times New Roman" w:eastAsia="Times New Roman" w:cs="Times New Roman"/>
          <w:sz w:val="28"/>
          <w:szCs w:val="28"/>
          <w:u w:val="single"/>
        </w:rPr>
        <w:t>Solu</w:t>
      </w:r>
      <w:r w:rsidRPr="7FB16707" w:rsidR="00281C32">
        <w:rPr>
          <w:rStyle w:val="Strong"/>
          <w:rFonts w:ascii="Times New Roman" w:hAnsi="Times New Roman" w:eastAsia="Times New Roman" w:cs="Times New Roman"/>
          <w:sz w:val="28"/>
          <w:szCs w:val="28"/>
          <w:u w:val="single"/>
        </w:rPr>
        <w:t>tion</w:t>
      </w:r>
      <w:r w:rsidRPr="7FB16707" w:rsidR="00281C32">
        <w:rPr>
          <w:rStyle w:val="Strong"/>
          <w:rFonts w:ascii="Times New Roman" w:hAnsi="Times New Roman" w:eastAsia="Times New Roman" w:cs="Times New Roman"/>
          <w:sz w:val="28"/>
          <w:szCs w:val="28"/>
          <w:u w:val="single"/>
        </w:rPr>
        <w:t xml:space="preserve"> for Problem Statement:</w:t>
      </w:r>
    </w:p>
    <w:p w:rsidR="7FB16707" w:rsidP="7FB16707" w:rsidRDefault="7FB16707" w14:paraId="7EC8AFF2" w14:textId="0DFF90DC">
      <w:pPr>
        <w:pStyle w:val="NormalWeb"/>
        <w:rPr>
          <w:rStyle w:val="Strong"/>
          <w:rFonts w:ascii="Times New Roman" w:hAnsi="Times New Roman" w:eastAsia="Times New Roman" w:cs="Times New Roman"/>
          <w:sz w:val="28"/>
          <w:szCs w:val="28"/>
          <w:u w:val="single"/>
        </w:rPr>
      </w:pPr>
    </w:p>
    <w:p xmlns:wp14="http://schemas.microsoft.com/office/word/2010/wordml" w:rsidR="0075709B" w:rsidP="7FB16707" w:rsidRDefault="0075709B" w14:paraId="021AC701" wp14:textId="77777777">
      <w:pPr>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           </w:t>
      </w:r>
      <w:r w:rsidRPr="7FB16707" w:rsidR="0075709B">
        <w:rPr>
          <w:rFonts w:ascii="Times New Roman" w:hAnsi="Times New Roman" w:eastAsia="Times New Roman" w:cs="Times New Roman"/>
          <w:sz w:val="24"/>
          <w:szCs w:val="24"/>
        </w:rPr>
        <w:t xml:space="preserve">The IPLL platform aims to track and manage </w:t>
      </w:r>
      <w:r w:rsidRPr="7FB16707" w:rsidR="0075709B">
        <w:rPr>
          <w:rFonts w:ascii="Times New Roman" w:hAnsi="Times New Roman" w:eastAsia="Times New Roman" w:cs="Times New Roman"/>
          <w:sz w:val="24"/>
          <w:szCs w:val="24"/>
        </w:rPr>
        <w:t>various types</w:t>
      </w:r>
      <w:r w:rsidRPr="7FB16707" w:rsidR="0075709B">
        <w:rPr>
          <w:rFonts w:ascii="Times New Roman" w:hAnsi="Times New Roman" w:eastAsia="Times New Roman" w:cs="Times New Roman"/>
          <w:sz w:val="24"/>
          <w:szCs w:val="24"/>
        </w:rPr>
        <w:t xml:space="preserve"> of user data, such as progress on learning modules, quiz results, badges earned, and daily question engagement. The platform also needs to store a diverse set of programming challenges and associated metadata, including difficulty level, language type, and user interaction records (e.g., attempts, feedback). Traditional SQL-based databases, while effective, may face challenges in scalability and flexibility as the amount and variety of data increase.</w:t>
      </w:r>
    </w:p>
    <w:p w:rsidR="7FB16707" w:rsidP="7FB16707" w:rsidRDefault="7FB16707" w14:paraId="081E2496" w14:textId="6BBA3A7F">
      <w:pPr>
        <w:rPr>
          <w:rFonts w:ascii="Times New Roman" w:hAnsi="Times New Roman" w:eastAsia="Times New Roman" w:cs="Times New Roman"/>
          <w:sz w:val="24"/>
          <w:szCs w:val="24"/>
        </w:rPr>
      </w:pPr>
    </w:p>
    <w:p w:rsidR="0075709B" w:rsidP="7FB16707" w:rsidRDefault="0075709B" w14:paraId="2F961A09" w14:textId="67046174">
      <w:pPr>
        <w:rPr>
          <w:rFonts w:ascii="Times New Roman" w:hAnsi="Times New Roman" w:eastAsia="Times New Roman" w:cs="Times New Roman"/>
          <w:sz w:val="28"/>
          <w:szCs w:val="28"/>
        </w:rPr>
      </w:pPr>
      <w:r w:rsidRPr="7FB16707" w:rsidR="0075709B">
        <w:rPr>
          <w:rFonts w:ascii="Times New Roman" w:hAnsi="Times New Roman" w:eastAsia="Times New Roman" w:cs="Times New Roman"/>
          <w:b w:val="1"/>
          <w:bCs w:val="1"/>
          <w:sz w:val="28"/>
          <w:szCs w:val="28"/>
          <w:u w:val="single"/>
        </w:rPr>
        <w:t>4.</w:t>
      </w:r>
      <w:r w:rsidRPr="7FB16707" w:rsidR="0075709B">
        <w:rPr>
          <w:rFonts w:ascii="Times New Roman" w:hAnsi="Times New Roman" w:eastAsia="Times New Roman" w:cs="Times New Roman"/>
          <w:b w:val="1"/>
          <w:bCs w:val="1"/>
          <w:sz w:val="28"/>
          <w:szCs w:val="28"/>
          <w:u w:val="single"/>
        </w:rPr>
        <w:t>Product</w:t>
      </w:r>
      <w:r w:rsidRPr="7FB16707" w:rsidR="0075709B">
        <w:rPr>
          <w:rFonts w:ascii="Times New Roman" w:hAnsi="Times New Roman" w:eastAsia="Times New Roman" w:cs="Times New Roman"/>
          <w:b w:val="1"/>
          <w:bCs w:val="1"/>
          <w:sz w:val="28"/>
          <w:szCs w:val="28"/>
          <w:u w:val="single"/>
        </w:rPr>
        <w:t xml:space="preserve"> Description:</w:t>
      </w:r>
    </w:p>
    <w:p xmlns:wp14="http://schemas.microsoft.com/office/word/2010/wordml" w:rsidRPr="0075709B" w:rsidR="0075709B" w:rsidP="7FB16707" w:rsidRDefault="0075709B" w14:paraId="5F306387" wp14:textId="77777777">
      <w:pPr>
        <w:ind w:firstLine="720"/>
        <w:rPr>
          <w:rFonts w:ascii="Times New Roman" w:hAnsi="Times New Roman" w:eastAsia="Times New Roman" w:cs="Times New Roman"/>
          <w:color w:val="000000" w:themeColor="text1"/>
          <w:sz w:val="24"/>
          <w:szCs w:val="24"/>
        </w:rPr>
      </w:pPr>
      <w:r w:rsidRPr="7FB16707" w:rsidR="0075709B">
        <w:rPr>
          <w:rFonts w:ascii="Times New Roman" w:hAnsi="Times New Roman" w:eastAsia="Times New Roman" w:cs="Times New Roman"/>
          <w:color w:val="000000" w:themeColor="text1" w:themeTint="FF" w:themeShade="FF"/>
          <w:sz w:val="24"/>
          <w:szCs w:val="24"/>
        </w:rPr>
        <w:t xml:space="preserve">In the rapidly evolving tech landscape, learning programming languages effectively and engagingly </w:t>
      </w:r>
      <w:r w:rsidRPr="7FB16707" w:rsidR="0075709B">
        <w:rPr>
          <w:rFonts w:ascii="Times New Roman" w:hAnsi="Times New Roman" w:eastAsia="Times New Roman" w:cs="Times New Roman"/>
          <w:color w:val="000000" w:themeColor="text1" w:themeTint="FF" w:themeShade="FF"/>
          <w:sz w:val="24"/>
          <w:szCs w:val="24"/>
        </w:rPr>
        <w:t>remains</w:t>
      </w:r>
      <w:r w:rsidRPr="7FB16707" w:rsidR="0075709B">
        <w:rPr>
          <w:rFonts w:ascii="Times New Roman" w:hAnsi="Times New Roman" w:eastAsia="Times New Roman" w:cs="Times New Roman"/>
          <w:color w:val="000000" w:themeColor="text1" w:themeTint="FF" w:themeShade="FF"/>
          <w:sz w:val="24"/>
          <w:szCs w:val="24"/>
        </w:rPr>
        <w:t xml:space="preserve"> a significant challenge.</w:t>
      </w:r>
    </w:p>
    <w:p xmlns:wp14="http://schemas.microsoft.com/office/word/2010/wordml" w:rsidRPr="0075709B" w:rsidR="0075709B" w:rsidP="7FB16707" w:rsidRDefault="0075709B" w14:paraId="6A918ADD" wp14:textId="77777777">
      <w:pPr>
        <w:rPr>
          <w:rFonts w:ascii="Times New Roman" w:hAnsi="Times New Roman" w:eastAsia="Times New Roman" w:cs="Times New Roman"/>
          <w:sz w:val="24"/>
          <w:szCs w:val="24"/>
        </w:rPr>
      </w:pPr>
      <w:r w:rsidRPr="0075709B">
        <w:rPr>
          <w:sz w:val="28"/>
          <w:szCs w:val="28"/>
        </w:rPr>
        <w:tab/>
      </w:r>
      <w:r w:rsidRPr="7FB16707" w:rsidR="0075709B">
        <w:rPr>
          <w:rFonts w:ascii="Times New Roman" w:hAnsi="Times New Roman" w:eastAsia="Times New Roman" w:cs="Times New Roman"/>
          <w:sz w:val="24"/>
          <w:szCs w:val="24"/>
        </w:rPr>
        <w:t>The “Interactive programming Language Leaner” project aims to bridge this gap by creating a dynamic platform that revolutionizes how individuals learn programming languages.</w:t>
      </w:r>
    </w:p>
    <w:p xmlns:wp14="http://schemas.microsoft.com/office/word/2010/wordml" w:rsidRPr="0075709B" w:rsidR="0075709B" w:rsidP="7FB16707" w:rsidRDefault="0075709B" w14:paraId="1F5035DF" wp14:textId="77777777">
      <w:pPr>
        <w:rPr>
          <w:rFonts w:ascii="Times New Roman" w:hAnsi="Times New Roman" w:eastAsia="Times New Roman" w:cs="Times New Roman"/>
          <w:sz w:val="24"/>
          <w:szCs w:val="24"/>
        </w:rPr>
      </w:pPr>
      <w:r w:rsidRPr="0075709B">
        <w:rPr>
          <w:sz w:val="28"/>
          <w:szCs w:val="28"/>
        </w:rPr>
        <w:tab/>
      </w:r>
      <w:r w:rsidRPr="7FB16707" w:rsidR="0075709B">
        <w:rPr>
          <w:rFonts w:ascii="Times New Roman" w:hAnsi="Times New Roman" w:eastAsia="Times New Roman" w:cs="Times New Roman"/>
          <w:sz w:val="24"/>
          <w:szCs w:val="24"/>
        </w:rPr>
        <w:t>By integrating interactive coding challenges and feedback, this platform will transform the learning journey into an engaging and productive experience, equipping learners with the skills they need to excel in the programming world.</w:t>
      </w:r>
    </w:p>
    <w:p xmlns:wp14="http://schemas.microsoft.com/office/word/2010/wordml" w:rsidR="0075709B" w:rsidP="7FB16707" w:rsidRDefault="0075709B" w14:paraId="5EDD9FEC" wp14:textId="77777777">
      <w:pPr>
        <w:rPr>
          <w:rFonts w:ascii="Times New Roman" w:hAnsi="Times New Roman" w:eastAsia="Times New Roman" w:cs="Times New Roman"/>
          <w:sz w:val="24"/>
          <w:szCs w:val="24"/>
        </w:rPr>
      </w:pPr>
      <w:r w:rsidRPr="0075709B">
        <w:rPr>
          <w:sz w:val="28"/>
          <w:szCs w:val="28"/>
        </w:rPr>
        <w:tab/>
      </w:r>
      <w:r w:rsidRPr="7FB16707" w:rsidR="0075709B">
        <w:rPr>
          <w:rFonts w:ascii="Times New Roman" w:hAnsi="Times New Roman" w:eastAsia="Times New Roman" w:cs="Times New Roman"/>
          <w:sz w:val="24"/>
          <w:szCs w:val="24"/>
        </w:rPr>
        <w:t>IPLL is intended to replace the dry learning environment of Programming languages with an interactive with an interactive, playful, and colorful environment.</w:t>
      </w:r>
    </w:p>
    <w:p xmlns:wp14="http://schemas.microsoft.com/office/word/2010/wordml" w:rsidRPr="0075709B" w:rsidR="0075709B" w:rsidP="7FB16707" w:rsidRDefault="0075709B" w14:paraId="56277514" wp14:textId="7973CC1A">
      <w:pPr>
        <w:rPr>
          <w:rFonts w:ascii="Times New Roman" w:hAnsi="Times New Roman" w:eastAsia="Times New Roman" w:cs="Times New Roman"/>
          <w:b w:val="1"/>
          <w:bCs w:val="1"/>
          <w:sz w:val="28"/>
          <w:szCs w:val="28"/>
          <w:u w:val="single"/>
        </w:rPr>
      </w:pPr>
      <w:r w:rsidRPr="7FB16707" w:rsidR="0075709B">
        <w:rPr>
          <w:rFonts w:ascii="Times New Roman" w:hAnsi="Times New Roman" w:eastAsia="Times New Roman" w:cs="Times New Roman"/>
          <w:b w:val="1"/>
          <w:bCs w:val="1"/>
          <w:sz w:val="28"/>
          <w:szCs w:val="28"/>
          <w:u w:val="single"/>
        </w:rPr>
        <w:t>5.</w:t>
      </w:r>
      <w:r w:rsidRPr="7FB16707" w:rsidR="0075709B">
        <w:rPr>
          <w:rFonts w:ascii="Times New Roman" w:hAnsi="Times New Roman" w:eastAsia="Times New Roman" w:cs="Times New Roman"/>
          <w:b w:val="1"/>
          <w:bCs w:val="1"/>
          <w:sz w:val="28"/>
          <w:szCs w:val="28"/>
          <w:u w:val="single"/>
        </w:rPr>
        <w:t>Intended</w:t>
      </w:r>
      <w:r w:rsidRPr="7FB16707" w:rsidR="0075709B">
        <w:rPr>
          <w:rFonts w:ascii="Times New Roman" w:hAnsi="Times New Roman" w:eastAsia="Times New Roman" w:cs="Times New Roman"/>
          <w:b w:val="1"/>
          <w:bCs w:val="1"/>
          <w:sz w:val="28"/>
          <w:szCs w:val="28"/>
          <w:u w:val="single"/>
        </w:rPr>
        <w:t xml:space="preserve"> Audience:</w:t>
      </w:r>
    </w:p>
    <w:p xmlns:wp14="http://schemas.microsoft.com/office/word/2010/wordml" w:rsidR="0075709B" w:rsidP="7FB16707" w:rsidRDefault="0075709B" w14:paraId="541A622A" wp14:textId="77777777">
      <w:pPr>
        <w:ind w:firstLine="72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Our product will be </w:t>
      </w:r>
      <w:r w:rsidRPr="7FB16707" w:rsidR="0075709B">
        <w:rPr>
          <w:rFonts w:ascii="Times New Roman" w:hAnsi="Times New Roman" w:eastAsia="Times New Roman" w:cs="Times New Roman"/>
          <w:sz w:val="24"/>
          <w:szCs w:val="24"/>
        </w:rPr>
        <w:t>very useful</w:t>
      </w:r>
      <w:r w:rsidRPr="7FB16707" w:rsidR="0075709B">
        <w:rPr>
          <w:rFonts w:ascii="Times New Roman" w:hAnsi="Times New Roman" w:eastAsia="Times New Roman" w:cs="Times New Roman"/>
          <w:sz w:val="24"/>
          <w:szCs w:val="24"/>
        </w:rPr>
        <w:t xml:space="preserve"> for beginners, early coders, active learners, and passionate coders</w:t>
      </w:r>
      <w:r w:rsidRPr="7FB16707" w:rsidR="0075709B">
        <w:rPr>
          <w:rFonts w:ascii="Times New Roman" w:hAnsi="Times New Roman" w:eastAsia="Times New Roman" w:cs="Times New Roman"/>
          <w:sz w:val="24"/>
          <w:szCs w:val="24"/>
        </w:rPr>
        <w:t xml:space="preserve">.  </w:t>
      </w:r>
      <w:r w:rsidRPr="7FB16707" w:rsidR="0075709B">
        <w:rPr>
          <w:rFonts w:ascii="Times New Roman" w:hAnsi="Times New Roman" w:eastAsia="Times New Roman" w:cs="Times New Roman"/>
          <w:sz w:val="24"/>
          <w:szCs w:val="24"/>
        </w:rPr>
        <w:t xml:space="preserve"> </w:t>
      </w:r>
    </w:p>
    <w:p xmlns:wp14="http://schemas.microsoft.com/office/word/2010/wordml" w:rsidRPr="0075709B" w:rsidR="0075709B" w:rsidP="7FB16707" w:rsidRDefault="0075709B" w14:paraId="008FE395" wp14:textId="77777777">
      <w:pPr>
        <w:rPr>
          <w:rFonts w:ascii="Times New Roman" w:hAnsi="Times New Roman" w:eastAsia="Times New Roman" w:cs="Times New Roman"/>
          <w:sz w:val="28"/>
          <w:szCs w:val="28"/>
        </w:rPr>
      </w:pPr>
      <w:r w:rsidRPr="7FB16707" w:rsidR="0075709B">
        <w:rPr>
          <w:rFonts w:ascii="Times New Roman" w:hAnsi="Times New Roman" w:eastAsia="Times New Roman" w:cs="Times New Roman"/>
          <w:b w:val="1"/>
          <w:bCs w:val="1"/>
          <w:sz w:val="28"/>
          <w:szCs w:val="28"/>
          <w:u w:val="single"/>
        </w:rPr>
        <w:t>6.</w:t>
      </w:r>
      <w:r w:rsidRPr="7FB16707" w:rsidR="0075709B">
        <w:rPr>
          <w:rFonts w:ascii="Times New Roman" w:hAnsi="Times New Roman" w:eastAsia="Times New Roman" w:cs="Times New Roman"/>
          <w:b w:val="1"/>
          <w:bCs w:val="1"/>
          <w:sz w:val="28"/>
          <w:szCs w:val="28"/>
          <w:u w:val="single"/>
        </w:rPr>
        <w:t>Requirements</w:t>
      </w:r>
      <w:r w:rsidRPr="7FB16707" w:rsidR="0075709B">
        <w:rPr>
          <w:rFonts w:ascii="Times New Roman" w:hAnsi="Times New Roman" w:eastAsia="Times New Roman" w:cs="Times New Roman"/>
          <w:b w:val="1"/>
          <w:bCs w:val="1"/>
          <w:sz w:val="28"/>
          <w:szCs w:val="28"/>
          <w:u w:val="single"/>
        </w:rPr>
        <w:t>:</w:t>
      </w:r>
    </w:p>
    <w:p xmlns:wp14="http://schemas.microsoft.com/office/word/2010/wordml" w:rsidRPr="0075709B" w:rsidR="0075709B" w:rsidP="7FB16707" w:rsidRDefault="0075709B" w14:paraId="18F0688A" wp14:textId="77777777">
      <w:pPr>
        <w:ind w:left="720" w:firstLine="720"/>
        <w:rPr>
          <w:rFonts w:ascii="Times New Roman" w:hAnsi="Times New Roman" w:eastAsia="Times New Roman" w:cs="Times New Roman"/>
          <w:b w:val="1"/>
          <w:bCs w:val="1"/>
          <w:sz w:val="28"/>
          <w:szCs w:val="28"/>
          <w:u w:val="single"/>
        </w:rPr>
      </w:pPr>
      <w:r w:rsidRPr="7FB16707" w:rsidR="0075709B">
        <w:rPr>
          <w:rFonts w:ascii="Times New Roman" w:hAnsi="Times New Roman" w:eastAsia="Times New Roman" w:cs="Times New Roman"/>
          <w:b w:val="1"/>
          <w:bCs w:val="1"/>
          <w:sz w:val="28"/>
          <w:szCs w:val="28"/>
          <w:u w:val="single"/>
        </w:rPr>
        <w:t>6</w:t>
      </w:r>
      <w:r w:rsidRPr="7FB16707" w:rsidR="0075709B">
        <w:rPr>
          <w:rFonts w:ascii="Times New Roman" w:hAnsi="Times New Roman" w:eastAsia="Times New Roman" w:cs="Times New Roman"/>
          <w:b w:val="1"/>
          <w:bCs w:val="1"/>
          <w:sz w:val="28"/>
          <w:szCs w:val="28"/>
          <w:u w:val="single"/>
        </w:rPr>
        <w:t>.1 Functional Requirements:</w:t>
      </w:r>
    </w:p>
    <w:p xmlns:wp14="http://schemas.microsoft.com/office/word/2010/wordml" w:rsidRPr="0075709B" w:rsidR="0075709B" w:rsidP="7FB16707" w:rsidRDefault="0075709B" w14:paraId="4BA92BA9" wp14:textId="77777777">
      <w:pPr>
        <w:pStyle w:val="ListParagraph"/>
        <w:numPr>
          <w:ilvl w:val="0"/>
          <w:numId w:val="8"/>
        </w:numPr>
        <w:spacing w:before="280" w:after="280"/>
        <w:ind w:left="216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 xml:space="preserve">Providing </w:t>
      </w:r>
      <w:r w:rsidRPr="7FB16707" w:rsidR="0075709B">
        <w:rPr>
          <w:rFonts w:ascii="Times New Roman" w:hAnsi="Times New Roman" w:eastAsia="Times New Roman" w:cs="Times New Roman"/>
          <w:b w:val="1"/>
          <w:bCs w:val="1"/>
          <w:sz w:val="24"/>
          <w:szCs w:val="24"/>
        </w:rPr>
        <w:t>Choosing</w:t>
      </w:r>
      <w:r w:rsidRPr="7FB16707" w:rsidR="0075709B">
        <w:rPr>
          <w:rFonts w:ascii="Times New Roman" w:hAnsi="Times New Roman" w:eastAsia="Times New Roman" w:cs="Times New Roman"/>
          <w:b w:val="1"/>
          <w:bCs w:val="1"/>
          <w:sz w:val="24"/>
          <w:szCs w:val="24"/>
        </w:rPr>
        <w:t xml:space="preserve"> the programming language.</w:t>
      </w:r>
    </w:p>
    <w:p xmlns:wp14="http://schemas.microsoft.com/office/word/2010/wordml" w:rsidRPr="0075709B" w:rsidR="0075709B" w:rsidP="7FB16707" w:rsidRDefault="0075709B" w14:paraId="35E4557C"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We will be </w:t>
      </w:r>
      <w:r w:rsidRPr="7FB16707" w:rsidR="0075709B">
        <w:rPr>
          <w:rFonts w:ascii="Times New Roman" w:hAnsi="Times New Roman" w:eastAsia="Times New Roman" w:cs="Times New Roman"/>
          <w:sz w:val="24"/>
          <w:szCs w:val="24"/>
        </w:rPr>
        <w:t>providing</w:t>
      </w:r>
      <w:r w:rsidRPr="7FB16707" w:rsidR="0075709B">
        <w:rPr>
          <w:rFonts w:ascii="Times New Roman" w:hAnsi="Times New Roman" w:eastAsia="Times New Roman" w:cs="Times New Roman"/>
          <w:sz w:val="24"/>
          <w:szCs w:val="24"/>
        </w:rPr>
        <w:t xml:space="preserve"> the </w:t>
      </w:r>
      <w:r w:rsidRPr="7FB16707" w:rsidR="0075709B">
        <w:rPr>
          <w:rFonts w:ascii="Times New Roman" w:hAnsi="Times New Roman" w:eastAsia="Times New Roman" w:cs="Times New Roman"/>
          <w:sz w:val="24"/>
          <w:szCs w:val="24"/>
        </w:rPr>
        <w:t>user</w:t>
      </w:r>
      <w:r w:rsidRPr="7FB16707" w:rsidR="0075709B">
        <w:rPr>
          <w:rFonts w:ascii="Times New Roman" w:hAnsi="Times New Roman" w:eastAsia="Times New Roman" w:cs="Times New Roman"/>
          <w:sz w:val="24"/>
          <w:szCs w:val="24"/>
        </w:rPr>
        <w:t xml:space="preserve"> an option to choose the programming language he </w:t>
      </w:r>
      <w:r w:rsidRPr="7FB16707" w:rsidR="0075709B">
        <w:rPr>
          <w:rFonts w:ascii="Times New Roman" w:hAnsi="Times New Roman" w:eastAsia="Times New Roman" w:cs="Times New Roman"/>
          <w:sz w:val="24"/>
          <w:szCs w:val="24"/>
        </w:rPr>
        <w:t>wish</w:t>
      </w:r>
      <w:r w:rsidRPr="7FB16707" w:rsidR="0075709B">
        <w:rPr>
          <w:rFonts w:ascii="Times New Roman" w:hAnsi="Times New Roman" w:eastAsia="Times New Roman" w:cs="Times New Roman"/>
          <w:sz w:val="24"/>
          <w:szCs w:val="24"/>
        </w:rPr>
        <w:t xml:space="preserve"> to learn.</w:t>
      </w:r>
    </w:p>
    <w:p xmlns:wp14="http://schemas.microsoft.com/office/word/2010/wordml" w:rsidRPr="0075709B" w:rsidR="0075709B" w:rsidP="7FB16707" w:rsidRDefault="0075709B" w14:paraId="5B904DEF"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By</w:t>
      </w:r>
      <w:r w:rsidRPr="7FB16707" w:rsidR="0075709B">
        <w:rPr>
          <w:rFonts w:ascii="Times New Roman" w:hAnsi="Times New Roman" w:eastAsia="Times New Roman" w:cs="Times New Roman"/>
          <w:sz w:val="24"/>
          <w:szCs w:val="24"/>
        </w:rPr>
        <w:t xml:space="preserve"> this </w:t>
      </w:r>
      <w:r w:rsidRPr="7FB16707" w:rsidR="0075709B">
        <w:rPr>
          <w:rFonts w:ascii="Times New Roman" w:hAnsi="Times New Roman" w:eastAsia="Times New Roman" w:cs="Times New Roman"/>
          <w:sz w:val="24"/>
          <w:szCs w:val="24"/>
        </w:rPr>
        <w:t>option</w:t>
      </w:r>
      <w:r w:rsidRPr="7FB16707" w:rsidR="0075709B">
        <w:rPr>
          <w:rFonts w:ascii="Times New Roman" w:hAnsi="Times New Roman" w:eastAsia="Times New Roman" w:cs="Times New Roman"/>
          <w:sz w:val="24"/>
          <w:szCs w:val="24"/>
        </w:rPr>
        <w:t xml:space="preserve"> the user can choose his desired language and start to </w:t>
      </w:r>
      <w:r w:rsidRPr="7FB16707" w:rsidR="0075709B">
        <w:rPr>
          <w:rFonts w:ascii="Times New Roman" w:hAnsi="Times New Roman" w:eastAsia="Times New Roman" w:cs="Times New Roman"/>
          <w:sz w:val="24"/>
          <w:szCs w:val="24"/>
        </w:rPr>
        <w:t>embark</w:t>
      </w:r>
      <w:r w:rsidRPr="7FB16707" w:rsidR="0075709B">
        <w:rPr>
          <w:rFonts w:ascii="Times New Roman" w:hAnsi="Times New Roman" w:eastAsia="Times New Roman" w:cs="Times New Roman"/>
          <w:sz w:val="24"/>
          <w:szCs w:val="24"/>
        </w:rPr>
        <w:t xml:space="preserve"> his coding journey.</w:t>
      </w:r>
    </w:p>
    <w:p xmlns:wp14="http://schemas.microsoft.com/office/word/2010/wordml" w:rsidRPr="0075709B" w:rsidR="0075709B" w:rsidP="7FB16707" w:rsidRDefault="0075709B" w14:paraId="33966204" wp14:textId="77777777">
      <w:pPr>
        <w:pStyle w:val="ListParagraph"/>
        <w:numPr>
          <w:ilvl w:val="0"/>
          <w:numId w:val="8"/>
        </w:numPr>
        <w:spacing w:before="280" w:after="280"/>
        <w:ind w:left="216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To allow user to engage in activities like learn and attend test</w:t>
      </w:r>
    </w:p>
    <w:p xmlns:wp14="http://schemas.microsoft.com/office/word/2010/wordml" w:rsidRPr="0075709B" w:rsidR="0075709B" w:rsidP="7FB16707" w:rsidRDefault="0075709B" w14:paraId="42428CF7"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The user can either learn a language or he can test </w:t>
      </w:r>
      <w:r w:rsidRPr="7FB16707" w:rsidR="0075709B">
        <w:rPr>
          <w:rFonts w:ascii="Times New Roman" w:hAnsi="Times New Roman" w:eastAsia="Times New Roman" w:cs="Times New Roman"/>
          <w:sz w:val="24"/>
          <w:szCs w:val="24"/>
        </w:rPr>
        <w:t>his</w:t>
      </w:r>
      <w:r w:rsidRPr="7FB16707" w:rsidR="0075709B">
        <w:rPr>
          <w:rFonts w:ascii="Times New Roman" w:hAnsi="Times New Roman" w:eastAsia="Times New Roman" w:cs="Times New Roman"/>
          <w:sz w:val="24"/>
          <w:szCs w:val="24"/>
        </w:rPr>
        <w:t xml:space="preserve"> knowledge he </w:t>
      </w:r>
      <w:r w:rsidRPr="7FB16707" w:rsidR="0075709B">
        <w:rPr>
          <w:rFonts w:ascii="Times New Roman" w:hAnsi="Times New Roman" w:eastAsia="Times New Roman" w:cs="Times New Roman"/>
          <w:sz w:val="24"/>
          <w:szCs w:val="24"/>
        </w:rPr>
        <w:t>posses</w:t>
      </w:r>
      <w:r w:rsidRPr="7FB16707" w:rsidR="0075709B">
        <w:rPr>
          <w:rFonts w:ascii="Times New Roman" w:hAnsi="Times New Roman" w:eastAsia="Times New Roman" w:cs="Times New Roman"/>
          <w:sz w:val="24"/>
          <w:szCs w:val="24"/>
        </w:rPr>
        <w:t xml:space="preserve"> in the programming language.</w:t>
      </w:r>
    </w:p>
    <w:p xmlns:wp14="http://schemas.microsoft.com/office/word/2010/wordml" w:rsidRPr="0075709B" w:rsidR="0075709B" w:rsidP="7FB16707" w:rsidRDefault="0075709B" w14:paraId="317D30F8"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In learn we will be teaching the user basic syntax and the path of the programming language</w:t>
      </w:r>
    </w:p>
    <w:p xmlns:wp14="http://schemas.microsoft.com/office/word/2010/wordml" w:rsidRPr="0075709B" w:rsidR="0075709B" w:rsidP="7FB16707" w:rsidRDefault="0075709B" w14:paraId="44A253BF"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In </w:t>
      </w:r>
      <w:r w:rsidRPr="7FB16707" w:rsidR="0075709B">
        <w:rPr>
          <w:rFonts w:ascii="Times New Roman" w:hAnsi="Times New Roman" w:eastAsia="Times New Roman" w:cs="Times New Roman"/>
          <w:sz w:val="24"/>
          <w:szCs w:val="24"/>
        </w:rPr>
        <w:t>test</w:t>
      </w:r>
      <w:r w:rsidRPr="7FB16707" w:rsidR="0075709B">
        <w:rPr>
          <w:rFonts w:ascii="Times New Roman" w:hAnsi="Times New Roman" w:eastAsia="Times New Roman" w:cs="Times New Roman"/>
          <w:sz w:val="24"/>
          <w:szCs w:val="24"/>
        </w:rPr>
        <w:t xml:space="preserve"> section the user will be able to attend </w:t>
      </w:r>
      <w:r w:rsidRPr="7FB16707" w:rsidR="0075709B">
        <w:rPr>
          <w:rFonts w:ascii="Times New Roman" w:hAnsi="Times New Roman" w:eastAsia="Times New Roman" w:cs="Times New Roman"/>
          <w:sz w:val="24"/>
          <w:szCs w:val="24"/>
        </w:rPr>
        <w:t>test</w:t>
      </w:r>
      <w:r w:rsidRPr="7FB16707" w:rsidR="0075709B">
        <w:rPr>
          <w:rFonts w:ascii="Times New Roman" w:hAnsi="Times New Roman" w:eastAsia="Times New Roman" w:cs="Times New Roman"/>
          <w:sz w:val="24"/>
          <w:szCs w:val="24"/>
        </w:rPr>
        <w:t xml:space="preserve"> based on his progress level. With this progress level the user will be prompted with the difficulty of the problem</w:t>
      </w:r>
    </w:p>
    <w:p xmlns:wp14="http://schemas.microsoft.com/office/word/2010/wordml" w:rsidRPr="0075709B" w:rsidR="0075709B" w:rsidP="7FB16707" w:rsidRDefault="0075709B" w14:paraId="00C881EB" wp14:textId="77777777">
      <w:pPr>
        <w:pStyle w:val="ListParagraph"/>
        <w:numPr>
          <w:ilvl w:val="0"/>
          <w:numId w:val="8"/>
        </w:numPr>
        <w:spacing w:before="280" w:after="280"/>
        <w:ind w:left="216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 xml:space="preserve">Provide </w:t>
      </w:r>
      <w:r w:rsidRPr="7FB16707" w:rsidR="0075709B">
        <w:rPr>
          <w:rFonts w:ascii="Times New Roman" w:hAnsi="Times New Roman" w:eastAsia="Times New Roman" w:cs="Times New Roman"/>
          <w:b w:val="1"/>
          <w:bCs w:val="1"/>
          <w:sz w:val="24"/>
          <w:szCs w:val="24"/>
        </w:rPr>
        <w:t>a</w:t>
      </w:r>
      <w:r w:rsidRPr="7FB16707" w:rsidR="0075709B">
        <w:rPr>
          <w:rFonts w:ascii="Times New Roman" w:hAnsi="Times New Roman" w:eastAsia="Times New Roman" w:cs="Times New Roman"/>
          <w:b w:val="1"/>
          <w:bCs w:val="1"/>
          <w:sz w:val="24"/>
          <w:szCs w:val="24"/>
        </w:rPr>
        <w:t xml:space="preserve"> interactive session.</w:t>
      </w:r>
    </w:p>
    <w:p xmlns:wp14="http://schemas.microsoft.com/office/word/2010/wordml" w:rsidRPr="0075709B" w:rsidR="0075709B" w:rsidP="7FB16707" w:rsidRDefault="0075709B" w14:paraId="6896323B"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The learning process will be </w:t>
      </w:r>
      <w:r w:rsidRPr="7FB16707" w:rsidR="0075709B">
        <w:rPr>
          <w:rFonts w:ascii="Times New Roman" w:hAnsi="Times New Roman" w:eastAsia="Times New Roman" w:cs="Times New Roman"/>
          <w:sz w:val="24"/>
          <w:szCs w:val="24"/>
        </w:rPr>
        <w:t>very much</w:t>
      </w:r>
      <w:r w:rsidRPr="7FB16707" w:rsidR="0075709B">
        <w:rPr>
          <w:rFonts w:ascii="Times New Roman" w:hAnsi="Times New Roman" w:eastAsia="Times New Roman" w:cs="Times New Roman"/>
          <w:sz w:val="24"/>
          <w:szCs w:val="24"/>
        </w:rPr>
        <w:t xml:space="preserve"> interactive as we would try to </w:t>
      </w:r>
      <w:r w:rsidRPr="7FB16707" w:rsidR="0075709B">
        <w:rPr>
          <w:rFonts w:ascii="Times New Roman" w:hAnsi="Times New Roman" w:eastAsia="Times New Roman" w:cs="Times New Roman"/>
          <w:sz w:val="24"/>
          <w:szCs w:val="24"/>
        </w:rPr>
        <w:t>gamify</w:t>
      </w:r>
      <w:r w:rsidRPr="7FB16707" w:rsidR="0075709B">
        <w:rPr>
          <w:rFonts w:ascii="Times New Roman" w:hAnsi="Times New Roman" w:eastAsia="Times New Roman" w:cs="Times New Roman"/>
          <w:sz w:val="24"/>
          <w:szCs w:val="24"/>
        </w:rPr>
        <w:t xml:space="preserve"> the learning process, making it colorful, interactive, </w:t>
      </w:r>
      <w:r w:rsidRPr="7FB16707" w:rsidR="0075709B">
        <w:rPr>
          <w:rFonts w:ascii="Times New Roman" w:hAnsi="Times New Roman" w:eastAsia="Times New Roman" w:cs="Times New Roman"/>
          <w:sz w:val="24"/>
          <w:szCs w:val="24"/>
        </w:rPr>
        <w:t>visually</w:t>
      </w:r>
      <w:r w:rsidRPr="7FB16707" w:rsidR="0075709B">
        <w:rPr>
          <w:rFonts w:ascii="Times New Roman" w:hAnsi="Times New Roman" w:eastAsia="Times New Roman" w:cs="Times New Roman"/>
          <w:sz w:val="24"/>
          <w:szCs w:val="24"/>
        </w:rPr>
        <w:t xml:space="preserve"> appealing.</w:t>
      </w:r>
    </w:p>
    <w:p xmlns:wp14="http://schemas.microsoft.com/office/word/2010/wordml" w:rsidRPr="0075709B" w:rsidR="0075709B" w:rsidP="7FB16707" w:rsidRDefault="0075709B" w14:paraId="168FFBA3" wp14:textId="77777777">
      <w:pPr>
        <w:pStyle w:val="ListParagraph"/>
        <w:numPr>
          <w:ilvl w:val="0"/>
          <w:numId w:val="8"/>
        </w:numPr>
        <w:spacing w:before="280" w:after="280"/>
        <w:ind w:left="216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 xml:space="preserve">Teach user from basic to </w:t>
      </w:r>
      <w:r w:rsidRPr="7FB16707" w:rsidR="0075709B">
        <w:rPr>
          <w:rFonts w:ascii="Times New Roman" w:hAnsi="Times New Roman" w:eastAsia="Times New Roman" w:cs="Times New Roman"/>
          <w:b w:val="1"/>
          <w:bCs w:val="1"/>
          <w:sz w:val="24"/>
          <w:szCs w:val="24"/>
        </w:rPr>
        <w:t>advance</w:t>
      </w:r>
      <w:r w:rsidRPr="7FB16707" w:rsidR="0075709B">
        <w:rPr>
          <w:rFonts w:ascii="Times New Roman" w:hAnsi="Times New Roman" w:eastAsia="Times New Roman" w:cs="Times New Roman"/>
          <w:b w:val="1"/>
          <w:bCs w:val="1"/>
          <w:sz w:val="24"/>
          <w:szCs w:val="24"/>
        </w:rPr>
        <w:t xml:space="preserve"> concept.</w:t>
      </w:r>
    </w:p>
    <w:p xmlns:wp14="http://schemas.microsoft.com/office/word/2010/wordml" w:rsidRPr="0075709B" w:rsidR="0075709B" w:rsidP="7FB16707" w:rsidRDefault="0075709B" w14:paraId="0FFE74F9"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We would teach the user from the </w:t>
      </w:r>
      <w:r w:rsidRPr="7FB16707" w:rsidR="0075709B">
        <w:rPr>
          <w:rFonts w:ascii="Times New Roman" w:hAnsi="Times New Roman" w:eastAsia="Times New Roman" w:cs="Times New Roman"/>
          <w:sz w:val="24"/>
          <w:szCs w:val="24"/>
        </w:rPr>
        <w:t>very basic</w:t>
      </w:r>
      <w:r w:rsidRPr="7FB16707" w:rsidR="0075709B">
        <w:rPr>
          <w:rFonts w:ascii="Times New Roman" w:hAnsi="Times New Roman" w:eastAsia="Times New Roman" w:cs="Times New Roman"/>
          <w:sz w:val="24"/>
          <w:szCs w:val="24"/>
        </w:rPr>
        <w:t xml:space="preserve"> syntax and coding modules, as </w:t>
      </w:r>
      <w:r w:rsidRPr="7FB16707" w:rsidR="0075709B">
        <w:rPr>
          <w:rFonts w:ascii="Times New Roman" w:hAnsi="Times New Roman" w:eastAsia="Times New Roman" w:cs="Times New Roman"/>
          <w:sz w:val="24"/>
          <w:szCs w:val="24"/>
        </w:rPr>
        <w:t>he</w:t>
      </w:r>
      <w:r w:rsidRPr="7FB16707" w:rsidR="0075709B">
        <w:rPr>
          <w:rFonts w:ascii="Times New Roman" w:hAnsi="Times New Roman" w:eastAsia="Times New Roman" w:cs="Times New Roman"/>
          <w:sz w:val="24"/>
          <w:szCs w:val="24"/>
        </w:rPr>
        <w:t xml:space="preserve"> </w:t>
      </w:r>
      <w:r w:rsidRPr="7FB16707" w:rsidR="0075709B">
        <w:rPr>
          <w:rFonts w:ascii="Times New Roman" w:hAnsi="Times New Roman" w:eastAsia="Times New Roman" w:cs="Times New Roman"/>
          <w:sz w:val="24"/>
          <w:szCs w:val="24"/>
        </w:rPr>
        <w:t>progress</w:t>
      </w:r>
      <w:r w:rsidRPr="7FB16707" w:rsidR="0075709B">
        <w:rPr>
          <w:rFonts w:ascii="Times New Roman" w:hAnsi="Times New Roman" w:eastAsia="Times New Roman" w:cs="Times New Roman"/>
          <w:sz w:val="24"/>
          <w:szCs w:val="24"/>
        </w:rPr>
        <w:t xml:space="preserve"> through our learning process, we would teach him </w:t>
      </w:r>
      <w:r w:rsidRPr="7FB16707" w:rsidR="0075709B">
        <w:rPr>
          <w:rFonts w:ascii="Times New Roman" w:hAnsi="Times New Roman" w:eastAsia="Times New Roman" w:cs="Times New Roman"/>
          <w:sz w:val="24"/>
          <w:szCs w:val="24"/>
        </w:rPr>
        <w:t>advance</w:t>
      </w:r>
      <w:r w:rsidRPr="7FB16707" w:rsidR="0075709B">
        <w:rPr>
          <w:rFonts w:ascii="Times New Roman" w:hAnsi="Times New Roman" w:eastAsia="Times New Roman" w:cs="Times New Roman"/>
          <w:sz w:val="24"/>
          <w:szCs w:val="24"/>
        </w:rPr>
        <w:t xml:space="preserve"> components.</w:t>
      </w:r>
    </w:p>
    <w:p xmlns:wp14="http://schemas.microsoft.com/office/word/2010/wordml" w:rsidRPr="0075709B" w:rsidR="0075709B" w:rsidP="7FB16707" w:rsidRDefault="0075709B" w14:paraId="36A229E3" wp14:textId="77777777">
      <w:pPr>
        <w:pStyle w:val="ListParagraph"/>
        <w:numPr>
          <w:ilvl w:val="0"/>
          <w:numId w:val="8"/>
        </w:numPr>
        <w:spacing w:before="280" w:after="280"/>
        <w:ind w:left="216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To conduct small quiz</w:t>
      </w:r>
    </w:p>
    <w:p xmlns:wp14="http://schemas.microsoft.com/office/word/2010/wordml" w:rsidRPr="0075709B" w:rsidR="0075709B" w:rsidP="7FB16707" w:rsidRDefault="0075709B" w14:paraId="1E873AB4"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There’s</w:t>
      </w:r>
      <w:r w:rsidRPr="7FB16707" w:rsidR="0075709B">
        <w:rPr>
          <w:rFonts w:ascii="Times New Roman" w:hAnsi="Times New Roman" w:eastAsia="Times New Roman" w:cs="Times New Roman"/>
          <w:sz w:val="24"/>
          <w:szCs w:val="24"/>
        </w:rPr>
        <w:t xml:space="preserve"> no use in just learning. </w:t>
      </w:r>
      <w:r w:rsidRPr="7FB16707" w:rsidR="0075709B">
        <w:rPr>
          <w:rFonts w:ascii="Times New Roman" w:hAnsi="Times New Roman" w:eastAsia="Times New Roman" w:cs="Times New Roman"/>
          <w:sz w:val="24"/>
          <w:szCs w:val="24"/>
        </w:rPr>
        <w:t>One would constantly need to test his might in order to excel in his field.</w:t>
      </w:r>
    </w:p>
    <w:p xmlns:wp14="http://schemas.microsoft.com/office/word/2010/wordml" w:rsidRPr="0075709B" w:rsidR="0075709B" w:rsidP="7FB16707" w:rsidRDefault="0075709B" w14:paraId="4C4A2391"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With the </w:t>
      </w:r>
      <w:r w:rsidRPr="7FB16707" w:rsidR="0075709B">
        <w:rPr>
          <w:rFonts w:ascii="Times New Roman" w:hAnsi="Times New Roman" w:eastAsia="Times New Roman" w:cs="Times New Roman"/>
          <w:sz w:val="24"/>
          <w:szCs w:val="24"/>
        </w:rPr>
        <w:t>above mentioned</w:t>
      </w:r>
      <w:r w:rsidRPr="7FB16707" w:rsidR="0075709B">
        <w:rPr>
          <w:rFonts w:ascii="Times New Roman" w:hAnsi="Times New Roman" w:eastAsia="Times New Roman" w:cs="Times New Roman"/>
          <w:sz w:val="24"/>
          <w:szCs w:val="24"/>
        </w:rPr>
        <w:t xml:space="preserve"> point on point, we will be conducting </w:t>
      </w:r>
      <w:r w:rsidRPr="7FB16707" w:rsidR="0075709B">
        <w:rPr>
          <w:rFonts w:ascii="Times New Roman" w:hAnsi="Times New Roman" w:eastAsia="Times New Roman" w:cs="Times New Roman"/>
          <w:sz w:val="24"/>
          <w:szCs w:val="24"/>
        </w:rPr>
        <w:t>small</w:t>
      </w:r>
      <w:r w:rsidRPr="7FB16707" w:rsidR="0075709B">
        <w:rPr>
          <w:rFonts w:ascii="Times New Roman" w:hAnsi="Times New Roman" w:eastAsia="Times New Roman" w:cs="Times New Roman"/>
          <w:sz w:val="24"/>
          <w:szCs w:val="24"/>
        </w:rPr>
        <w:t xml:space="preserve"> quiz at the end of every lesson.</w:t>
      </w:r>
    </w:p>
    <w:p xmlns:wp14="http://schemas.microsoft.com/office/word/2010/wordml" w:rsidRPr="0075709B" w:rsidR="0075709B" w:rsidP="7FB16707" w:rsidRDefault="0075709B" w14:paraId="288109E5" wp14:textId="55A7F603">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w:t>
      </w:r>
    </w:p>
    <w:p xmlns:wp14="http://schemas.microsoft.com/office/word/2010/wordml" w:rsidRPr="0075709B" w:rsidR="0075709B" w:rsidP="7FB16707" w:rsidRDefault="0075709B" w14:paraId="6485B1B0" wp14:textId="77777777">
      <w:pPr>
        <w:pStyle w:val="ListParagraph"/>
        <w:numPr>
          <w:ilvl w:val="0"/>
          <w:numId w:val="8"/>
        </w:numPr>
        <w:spacing w:before="280" w:after="280"/>
        <w:ind w:left="216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Provide daily question</w:t>
      </w:r>
    </w:p>
    <w:p xmlns:wp14="http://schemas.microsoft.com/office/word/2010/wordml" w:rsidRPr="0075709B" w:rsidR="0075709B" w:rsidP="7FB16707" w:rsidRDefault="0075709B" w14:paraId="0FBA7912"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We will be using any </w:t>
      </w:r>
      <w:r w:rsidRPr="7FB16707" w:rsidR="0075709B">
        <w:rPr>
          <w:rFonts w:ascii="Times New Roman" w:hAnsi="Times New Roman" w:eastAsia="Times New Roman" w:cs="Times New Roman"/>
          <w:sz w:val="24"/>
          <w:szCs w:val="24"/>
        </w:rPr>
        <w:t>API</w:t>
      </w:r>
      <w:r w:rsidRPr="7FB16707" w:rsidR="0075709B">
        <w:rPr>
          <w:rFonts w:ascii="Times New Roman" w:hAnsi="Times New Roman" w:eastAsia="Times New Roman" w:cs="Times New Roman"/>
          <w:sz w:val="24"/>
          <w:szCs w:val="24"/>
        </w:rPr>
        <w:t xml:space="preserve"> or we will manually integrate an option to display the user daily questions. With this the user will be able to increase his knowledge as he </w:t>
      </w:r>
      <w:r w:rsidRPr="7FB16707" w:rsidR="0075709B">
        <w:rPr>
          <w:rFonts w:ascii="Times New Roman" w:hAnsi="Times New Roman" w:eastAsia="Times New Roman" w:cs="Times New Roman"/>
          <w:sz w:val="24"/>
          <w:szCs w:val="24"/>
        </w:rPr>
        <w:t>practice</w:t>
      </w:r>
      <w:r w:rsidRPr="7FB16707" w:rsidR="0075709B">
        <w:rPr>
          <w:rFonts w:ascii="Times New Roman" w:hAnsi="Times New Roman" w:eastAsia="Times New Roman" w:cs="Times New Roman"/>
          <w:sz w:val="24"/>
          <w:szCs w:val="24"/>
        </w:rPr>
        <w:t xml:space="preserve"> regularly.</w:t>
      </w:r>
    </w:p>
    <w:p xmlns:wp14="http://schemas.microsoft.com/office/word/2010/wordml" w:rsidRPr="0075709B" w:rsidR="0075709B" w:rsidP="7FB16707" w:rsidRDefault="0075709B" w14:paraId="7E69A7AC" wp14:textId="77777777">
      <w:pPr>
        <w:pStyle w:val="ListParagraph"/>
        <w:numPr>
          <w:ilvl w:val="0"/>
          <w:numId w:val="8"/>
        </w:numPr>
        <w:spacing w:before="280" w:after="280"/>
        <w:ind w:left="216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To check overall progress</w:t>
      </w:r>
    </w:p>
    <w:p xmlns:wp14="http://schemas.microsoft.com/office/word/2010/wordml" w:rsidRPr="0075709B" w:rsidR="0075709B" w:rsidP="7FB16707" w:rsidRDefault="0075709B" w14:paraId="241B7641"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The user will be able to check his progress, both learning and test.</w:t>
      </w:r>
    </w:p>
    <w:p xmlns:wp14="http://schemas.microsoft.com/office/word/2010/wordml" w:rsidRPr="0075709B" w:rsidR="0075709B" w:rsidP="7FB16707" w:rsidRDefault="0075709B" w14:paraId="12B2E98F" wp14:textId="77777777">
      <w:pPr>
        <w:pStyle w:val="ListParagraph"/>
        <w:numPr>
          <w:ilvl w:val="0"/>
          <w:numId w:val="8"/>
        </w:numPr>
        <w:spacing w:before="280" w:after="280"/>
        <w:ind w:left="2160"/>
        <w:rPr>
          <w:rFonts w:ascii="Times New Roman" w:hAnsi="Times New Roman" w:eastAsia="Times New Roman" w:cs="Times New Roman"/>
          <w:sz w:val="24"/>
          <w:szCs w:val="24"/>
        </w:rPr>
      </w:pPr>
      <w:r w:rsidRPr="7FB16707" w:rsidR="0075709B">
        <w:rPr>
          <w:rFonts w:ascii="Times New Roman" w:hAnsi="Times New Roman" w:eastAsia="Times New Roman" w:cs="Times New Roman"/>
          <w:b w:val="1"/>
          <w:bCs w:val="1"/>
          <w:sz w:val="24"/>
          <w:szCs w:val="24"/>
        </w:rPr>
        <w:t>To pr</w:t>
      </w:r>
      <w:r w:rsidRPr="7FB16707" w:rsidR="0075709B">
        <w:rPr>
          <w:rFonts w:ascii="Times New Roman" w:hAnsi="Times New Roman" w:eastAsia="Times New Roman" w:cs="Times New Roman"/>
          <w:b w:val="1"/>
          <w:bCs w:val="1"/>
          <w:sz w:val="24"/>
          <w:szCs w:val="24"/>
        </w:rPr>
        <w:t>ovide Badges</w:t>
      </w:r>
    </w:p>
    <w:p xmlns:wp14="http://schemas.microsoft.com/office/word/2010/wordml" w:rsidRPr="0075709B" w:rsidR="0075709B" w:rsidP="7FB16707" w:rsidRDefault="0075709B" w14:paraId="2CBDE79D" wp14:textId="77777777">
      <w:pPr>
        <w:pStyle w:val="ListParagraph"/>
        <w:numPr>
          <w:ilvl w:val="1"/>
          <w:numId w:val="8"/>
        </w:numPr>
        <w:spacing w:before="280" w:after="28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 xml:space="preserve">Based on the progress the user will be given badges which would be helpful for him to stay </w:t>
      </w:r>
      <w:r w:rsidRPr="7FB16707" w:rsidR="0075709B">
        <w:rPr>
          <w:rFonts w:ascii="Times New Roman" w:hAnsi="Times New Roman" w:eastAsia="Times New Roman" w:cs="Times New Roman"/>
          <w:sz w:val="24"/>
          <w:szCs w:val="24"/>
        </w:rPr>
        <w:t>motivated</w:t>
      </w:r>
      <w:r w:rsidRPr="7FB16707" w:rsidR="0075709B">
        <w:rPr>
          <w:rFonts w:ascii="Times New Roman" w:hAnsi="Times New Roman" w:eastAsia="Times New Roman" w:cs="Times New Roman"/>
          <w:sz w:val="24"/>
          <w:szCs w:val="24"/>
        </w:rPr>
        <w:t>..</w:t>
      </w:r>
    </w:p>
    <w:p xmlns:wp14="http://schemas.microsoft.com/office/word/2010/wordml" w:rsidRPr="0075709B" w:rsidR="0075709B" w:rsidP="7FB16707" w:rsidRDefault="0075709B" w14:paraId="672A6659" wp14:textId="77777777">
      <w:pPr>
        <w:rPr>
          <w:rFonts w:ascii="Times New Roman" w:hAnsi="Times New Roman" w:eastAsia="Times New Roman" w:cs="Times New Roman"/>
          <w:sz w:val="24"/>
          <w:szCs w:val="24"/>
        </w:rPr>
      </w:pPr>
    </w:p>
    <w:p xmlns:wp14="http://schemas.microsoft.com/office/word/2010/wordml" w:rsidRPr="0075709B" w:rsidR="0075709B" w:rsidP="7FB16707" w:rsidRDefault="0075709B" w14:paraId="0A37501D" wp14:textId="77777777">
      <w:pPr>
        <w:rPr>
          <w:rFonts w:ascii="Times New Roman" w:hAnsi="Times New Roman" w:eastAsia="Times New Roman" w:cs="Times New Roman"/>
          <w:sz w:val="24"/>
          <w:szCs w:val="24"/>
        </w:rPr>
      </w:pPr>
    </w:p>
    <w:p xmlns:wp14="http://schemas.microsoft.com/office/word/2010/wordml" w:rsidRPr="0075709B" w:rsidR="0075709B" w:rsidP="7FB16707" w:rsidRDefault="0075709B" w14:paraId="7EFA0E88" wp14:textId="77777777">
      <w:pPr>
        <w:ind w:left="720" w:firstLine="720"/>
        <w:rPr>
          <w:rFonts w:ascii="Times New Roman" w:hAnsi="Times New Roman" w:eastAsia="Times New Roman" w:cs="Times New Roman"/>
          <w:b w:val="1"/>
          <w:bCs w:val="1"/>
          <w:sz w:val="28"/>
          <w:szCs w:val="28"/>
        </w:rPr>
      </w:pPr>
      <w:r w:rsidRPr="7FB16707" w:rsidR="0075709B">
        <w:rPr>
          <w:rFonts w:ascii="Times New Roman" w:hAnsi="Times New Roman" w:eastAsia="Times New Roman" w:cs="Times New Roman"/>
          <w:b w:val="1"/>
          <w:bCs w:val="1"/>
          <w:sz w:val="28"/>
          <w:szCs w:val="28"/>
          <w:u w:val="single"/>
        </w:rPr>
        <w:t>6</w:t>
      </w:r>
      <w:r w:rsidRPr="7FB16707" w:rsidR="0075709B">
        <w:rPr>
          <w:rFonts w:ascii="Times New Roman" w:hAnsi="Times New Roman" w:eastAsia="Times New Roman" w:cs="Times New Roman"/>
          <w:b w:val="1"/>
          <w:bCs w:val="1"/>
          <w:sz w:val="28"/>
          <w:szCs w:val="28"/>
          <w:u w:val="single"/>
        </w:rPr>
        <w:t>.2 Non functionality Requirements:</w:t>
      </w:r>
    </w:p>
    <w:p xmlns:wp14="http://schemas.microsoft.com/office/word/2010/wordml" w:rsidRPr="0075709B" w:rsidR="0075709B" w:rsidP="7FB16707" w:rsidRDefault="0075709B" w14:paraId="30EF80AC" wp14:textId="649569DB">
      <w:pPr>
        <w:pStyle w:val="ListParagraph"/>
        <w:numPr>
          <w:ilvl w:val="0"/>
          <w:numId w:val="9"/>
        </w:numPr>
        <w:spacing w:after="20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Usability</w:t>
      </w:r>
      <w:r w:rsidRPr="7FB16707" w:rsidR="3F428A48">
        <w:rPr>
          <w:rFonts w:ascii="Times New Roman" w:hAnsi="Times New Roman" w:eastAsia="Times New Roman" w:cs="Times New Roman"/>
          <w:b w:val="1"/>
          <w:bCs w:val="1"/>
          <w:sz w:val="24"/>
          <w:szCs w:val="24"/>
        </w:rPr>
        <w:t xml:space="preserve"> </w:t>
      </w:r>
      <w:r w:rsidRPr="7FB16707" w:rsidR="0075709B">
        <w:rPr>
          <w:rFonts w:ascii="Times New Roman" w:hAnsi="Times New Roman" w:eastAsia="Times New Roman" w:cs="Times New Roman"/>
          <w:b w:val="1"/>
          <w:bCs w:val="1"/>
          <w:sz w:val="24"/>
          <w:szCs w:val="24"/>
        </w:rPr>
        <w:t>(</w:t>
      </w:r>
      <w:r w:rsidRPr="7FB16707" w:rsidR="0075709B">
        <w:rPr>
          <w:rFonts w:ascii="Times New Roman" w:hAnsi="Times New Roman" w:eastAsia="Times New Roman" w:cs="Times New Roman"/>
          <w:b w:val="1"/>
          <w:bCs w:val="1"/>
          <w:sz w:val="24"/>
          <w:szCs w:val="24"/>
        </w:rPr>
        <w:t>user friendly interface)</w:t>
      </w:r>
    </w:p>
    <w:p xmlns:wp14="http://schemas.microsoft.com/office/word/2010/wordml" w:rsidRPr="0075709B" w:rsidR="0075709B" w:rsidP="7FB16707" w:rsidRDefault="0075709B" w14:paraId="64D54614" wp14:textId="77777777">
      <w:pPr>
        <w:pStyle w:val="ListParagraph"/>
        <w:numPr>
          <w:ilvl w:val="1"/>
          <w:numId w:val="9"/>
        </w:numPr>
        <w:spacing w:after="20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The interface should be intuitive, making navigation easy for users of all skill levels.</w:t>
      </w:r>
    </w:p>
    <w:p xmlns:wp14="http://schemas.microsoft.com/office/word/2010/wordml" w:rsidRPr="0075709B" w:rsidR="0075709B" w:rsidP="7FB16707" w:rsidRDefault="0075709B" w14:paraId="63A93BC5" wp14:textId="77777777">
      <w:pPr>
        <w:pStyle w:val="ListParagraph"/>
        <w:numPr>
          <w:ilvl w:val="1"/>
          <w:numId w:val="9"/>
        </w:numPr>
        <w:spacing w:after="20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Consistent layout and design patterns will improve the user experience.</w:t>
      </w:r>
    </w:p>
    <w:p xmlns:wp14="http://schemas.microsoft.com/office/word/2010/wordml" w:rsidRPr="0075709B" w:rsidR="0075709B" w:rsidP="7FB16707" w:rsidRDefault="0075709B" w14:paraId="7C378B1B" wp14:textId="210D53FF">
      <w:pPr>
        <w:pStyle w:val="ListParagraph"/>
        <w:numPr>
          <w:ilvl w:val="0"/>
          <w:numId w:val="9"/>
        </w:numPr>
        <w:spacing w:after="20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Performance</w:t>
      </w:r>
      <w:r w:rsidRPr="7FB16707" w:rsidR="172464E5">
        <w:rPr>
          <w:rFonts w:ascii="Times New Roman" w:hAnsi="Times New Roman" w:eastAsia="Times New Roman" w:cs="Times New Roman"/>
          <w:b w:val="1"/>
          <w:bCs w:val="1"/>
          <w:sz w:val="24"/>
          <w:szCs w:val="24"/>
        </w:rPr>
        <w:t xml:space="preserve"> </w:t>
      </w:r>
      <w:r w:rsidRPr="7FB16707" w:rsidR="0075709B">
        <w:rPr>
          <w:rFonts w:ascii="Times New Roman" w:hAnsi="Times New Roman" w:eastAsia="Times New Roman" w:cs="Times New Roman"/>
          <w:b w:val="1"/>
          <w:bCs w:val="1"/>
          <w:sz w:val="24"/>
          <w:szCs w:val="24"/>
        </w:rPr>
        <w:t>(</w:t>
      </w:r>
      <w:r w:rsidRPr="7FB16707" w:rsidR="0075709B">
        <w:rPr>
          <w:rFonts w:ascii="Times New Roman" w:hAnsi="Times New Roman" w:eastAsia="Times New Roman" w:cs="Times New Roman"/>
          <w:b w:val="1"/>
          <w:bCs w:val="1"/>
          <w:sz w:val="24"/>
          <w:szCs w:val="24"/>
        </w:rPr>
        <w:t>Fast loading times)</w:t>
      </w:r>
    </w:p>
    <w:p xmlns:wp14="http://schemas.microsoft.com/office/word/2010/wordml" w:rsidRPr="0075709B" w:rsidR="0075709B" w:rsidP="7FB16707" w:rsidRDefault="0075709B" w14:paraId="12BA8A5C" wp14:textId="77777777">
      <w:pPr>
        <w:pStyle w:val="ListParagraph"/>
        <w:numPr>
          <w:ilvl w:val="1"/>
          <w:numId w:val="9"/>
        </w:numPr>
        <w:spacing w:after="20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The platform should respond quickly.</w:t>
      </w:r>
    </w:p>
    <w:p xmlns:wp14="http://schemas.microsoft.com/office/word/2010/wordml" w:rsidRPr="0075709B" w:rsidR="0075709B" w:rsidP="7FB16707" w:rsidRDefault="0075709B" w14:paraId="5B2EFDDC" wp14:textId="77777777">
      <w:pPr>
        <w:pStyle w:val="ListParagraph"/>
        <w:numPr>
          <w:ilvl w:val="1"/>
          <w:numId w:val="9"/>
        </w:numPr>
        <w:spacing w:after="20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Efficient use of resources, minimizing unnecessary server requests and optimizing code.</w:t>
      </w:r>
    </w:p>
    <w:p xmlns:wp14="http://schemas.microsoft.com/office/word/2010/wordml" w:rsidRPr="0075709B" w:rsidR="0075709B" w:rsidP="7FB16707" w:rsidRDefault="0075709B" w14:paraId="749F7E9F" wp14:textId="77777777">
      <w:pPr>
        <w:pStyle w:val="ListParagraph"/>
        <w:numPr>
          <w:ilvl w:val="0"/>
          <w:numId w:val="9"/>
        </w:numPr>
        <w:spacing w:after="20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 xml:space="preserve"> Reliability</w:t>
      </w:r>
    </w:p>
    <w:p xmlns:wp14="http://schemas.microsoft.com/office/word/2010/wordml" w:rsidRPr="0075709B" w:rsidR="0075709B" w:rsidP="7FB16707" w:rsidRDefault="0075709B" w14:paraId="4067B7E7" wp14:textId="77777777">
      <w:pPr>
        <w:pStyle w:val="ListParagraph"/>
        <w:numPr>
          <w:ilvl w:val="1"/>
          <w:numId w:val="9"/>
        </w:numPr>
        <w:spacing w:after="20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The system should have minimal downtime, aiming for high availability.</w:t>
      </w:r>
    </w:p>
    <w:p xmlns:wp14="http://schemas.microsoft.com/office/word/2010/wordml" w:rsidRPr="0075709B" w:rsidR="0075709B" w:rsidP="7FB16707" w:rsidRDefault="0075709B" w14:paraId="793C8324" wp14:textId="77777777">
      <w:pPr>
        <w:pStyle w:val="ListParagraph"/>
        <w:numPr>
          <w:ilvl w:val="1"/>
          <w:numId w:val="9"/>
        </w:numPr>
        <w:spacing w:after="20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Fault tolerance mechanism</w:t>
      </w:r>
    </w:p>
    <w:p xmlns:wp14="http://schemas.microsoft.com/office/word/2010/wordml" w:rsidRPr="0075709B" w:rsidR="0075709B" w:rsidP="7FB16707" w:rsidRDefault="0075709B" w14:paraId="1E15EDC0" wp14:textId="77777777">
      <w:pPr>
        <w:pStyle w:val="ListParagraph"/>
        <w:numPr>
          <w:ilvl w:val="0"/>
          <w:numId w:val="9"/>
        </w:numPr>
        <w:spacing w:after="200"/>
        <w:rPr>
          <w:rFonts w:ascii="Times New Roman" w:hAnsi="Times New Roman" w:eastAsia="Times New Roman" w:cs="Times New Roman"/>
          <w:b w:val="1"/>
          <w:bCs w:val="1"/>
          <w:sz w:val="24"/>
          <w:szCs w:val="24"/>
        </w:rPr>
      </w:pPr>
      <w:r w:rsidRPr="7FB16707" w:rsidR="0075709B">
        <w:rPr>
          <w:rFonts w:ascii="Times New Roman" w:hAnsi="Times New Roman" w:eastAsia="Times New Roman" w:cs="Times New Roman"/>
          <w:b w:val="1"/>
          <w:bCs w:val="1"/>
          <w:sz w:val="24"/>
          <w:szCs w:val="24"/>
        </w:rPr>
        <w:t xml:space="preserve"> Portability.</w:t>
      </w:r>
    </w:p>
    <w:p w:rsidR="0075709B" w:rsidP="7FB16707" w:rsidRDefault="0075709B" w14:paraId="4648DC02" w14:textId="073F93F2">
      <w:pPr>
        <w:pStyle w:val="ListParagraph"/>
        <w:numPr>
          <w:ilvl w:val="1"/>
          <w:numId w:val="9"/>
        </w:numPr>
        <w:spacing w:after="200"/>
        <w:rPr>
          <w:rFonts w:ascii="Times New Roman" w:hAnsi="Times New Roman" w:eastAsia="Times New Roman" w:cs="Times New Roman"/>
          <w:sz w:val="24"/>
          <w:szCs w:val="24"/>
        </w:rPr>
      </w:pPr>
      <w:r w:rsidRPr="7FB16707" w:rsidR="0075709B">
        <w:rPr>
          <w:rFonts w:ascii="Times New Roman" w:hAnsi="Times New Roman" w:eastAsia="Times New Roman" w:cs="Times New Roman"/>
          <w:sz w:val="24"/>
          <w:szCs w:val="24"/>
        </w:rPr>
        <w:t>The code should be easily adaptable to different environments.</w:t>
      </w:r>
    </w:p>
    <w:p w:rsidR="7FB16707" w:rsidP="7FB16707" w:rsidRDefault="7FB16707" w14:paraId="7733F3F8" w14:textId="6FBC6B29">
      <w:pPr>
        <w:rPr>
          <w:rFonts w:ascii="Times New Roman" w:hAnsi="Times New Roman" w:eastAsia="Times New Roman" w:cs="Times New Roman"/>
          <w:b w:val="1"/>
          <w:bCs w:val="1"/>
          <w:sz w:val="28"/>
          <w:szCs w:val="28"/>
          <w:u w:val="single"/>
        </w:rPr>
      </w:pPr>
    </w:p>
    <w:p w:rsidR="7FB16707" w:rsidP="7FB16707" w:rsidRDefault="7FB16707" w14:paraId="0F548510" w14:textId="54D82F1C">
      <w:pPr>
        <w:rPr>
          <w:rFonts w:ascii="Times New Roman" w:hAnsi="Times New Roman" w:eastAsia="Times New Roman" w:cs="Times New Roman"/>
          <w:b w:val="1"/>
          <w:bCs w:val="1"/>
          <w:sz w:val="28"/>
          <w:szCs w:val="28"/>
          <w:u w:val="single"/>
        </w:rPr>
      </w:pPr>
    </w:p>
    <w:p w:rsidR="7FB16707" w:rsidP="7FB16707" w:rsidRDefault="7FB16707" w14:paraId="65D79CFE" w14:textId="6B22C0D8">
      <w:pPr>
        <w:rPr>
          <w:rFonts w:ascii="Times New Roman" w:hAnsi="Times New Roman" w:eastAsia="Times New Roman" w:cs="Times New Roman"/>
          <w:b w:val="1"/>
          <w:bCs w:val="1"/>
          <w:sz w:val="28"/>
          <w:szCs w:val="28"/>
          <w:u w:val="single"/>
        </w:rPr>
      </w:pPr>
    </w:p>
    <w:p w:rsidR="7FB16707" w:rsidP="7FB16707" w:rsidRDefault="7FB16707" w14:paraId="0045B657" w14:textId="6984C205">
      <w:pPr>
        <w:rPr>
          <w:rFonts w:ascii="Times New Roman" w:hAnsi="Times New Roman" w:eastAsia="Times New Roman" w:cs="Times New Roman"/>
          <w:b w:val="1"/>
          <w:bCs w:val="1"/>
          <w:sz w:val="28"/>
          <w:szCs w:val="28"/>
          <w:u w:val="single"/>
        </w:rPr>
      </w:pPr>
    </w:p>
    <w:p w:rsidR="7FB16707" w:rsidP="7FB16707" w:rsidRDefault="7FB16707" w14:paraId="086D301F" w14:textId="1A79190B">
      <w:pPr>
        <w:rPr>
          <w:rFonts w:ascii="Times New Roman" w:hAnsi="Times New Roman" w:eastAsia="Times New Roman" w:cs="Times New Roman"/>
          <w:b w:val="1"/>
          <w:bCs w:val="1"/>
          <w:sz w:val="28"/>
          <w:szCs w:val="28"/>
          <w:u w:val="single"/>
        </w:rPr>
      </w:pPr>
    </w:p>
    <w:p w:rsidR="7FB16707" w:rsidP="7FB16707" w:rsidRDefault="7FB16707" w14:paraId="4DC74296" w14:textId="1DD76DAA">
      <w:pPr>
        <w:rPr>
          <w:rFonts w:ascii="Times New Roman" w:hAnsi="Times New Roman" w:eastAsia="Times New Roman" w:cs="Times New Roman"/>
          <w:b w:val="1"/>
          <w:bCs w:val="1"/>
          <w:sz w:val="28"/>
          <w:szCs w:val="28"/>
          <w:u w:val="single"/>
        </w:rPr>
      </w:pPr>
    </w:p>
    <w:p w:rsidR="7FB16707" w:rsidP="7FB16707" w:rsidRDefault="7FB16707" w14:paraId="6F25A18E" w14:textId="4787A82A">
      <w:pPr>
        <w:rPr>
          <w:rFonts w:ascii="Times New Roman" w:hAnsi="Times New Roman" w:eastAsia="Times New Roman" w:cs="Times New Roman"/>
          <w:b w:val="1"/>
          <w:bCs w:val="1"/>
          <w:sz w:val="28"/>
          <w:szCs w:val="28"/>
          <w:u w:val="single"/>
        </w:rPr>
      </w:pPr>
    </w:p>
    <w:p w:rsidR="7FB16707" w:rsidP="7FB16707" w:rsidRDefault="7FB16707" w14:paraId="745F244A" w14:textId="2AE61E20">
      <w:pPr>
        <w:rPr>
          <w:rFonts w:ascii="Times New Roman" w:hAnsi="Times New Roman" w:eastAsia="Times New Roman" w:cs="Times New Roman"/>
          <w:b w:val="1"/>
          <w:bCs w:val="1"/>
          <w:sz w:val="28"/>
          <w:szCs w:val="28"/>
          <w:u w:val="single"/>
        </w:rPr>
      </w:pPr>
    </w:p>
    <w:p xmlns:wp14="http://schemas.microsoft.com/office/word/2010/wordml" w:rsidRPr="00BA5982" w:rsidR="00BA5982" w:rsidP="7FB16707" w:rsidRDefault="00BA5982" w14:paraId="75D88915" wp14:textId="77777777">
      <w:pPr>
        <w:rPr>
          <w:rFonts w:ascii="Times New Roman" w:hAnsi="Times New Roman" w:eastAsia="Times New Roman" w:cs="Times New Roman"/>
          <w:b w:val="1"/>
          <w:bCs w:val="1"/>
          <w:sz w:val="28"/>
          <w:szCs w:val="28"/>
          <w:u w:val="single"/>
        </w:rPr>
      </w:pPr>
      <w:r w:rsidRPr="7FB16707" w:rsidR="00BA5982">
        <w:rPr>
          <w:rFonts w:ascii="Times New Roman" w:hAnsi="Times New Roman" w:eastAsia="Times New Roman" w:cs="Times New Roman"/>
          <w:b w:val="1"/>
          <w:bCs w:val="1"/>
          <w:sz w:val="28"/>
          <w:szCs w:val="28"/>
          <w:u w:val="single"/>
        </w:rPr>
        <w:t>7.UML</w:t>
      </w:r>
      <w:r w:rsidRPr="7FB16707" w:rsidR="00BA5982">
        <w:rPr>
          <w:rFonts w:ascii="Times New Roman" w:hAnsi="Times New Roman" w:eastAsia="Times New Roman" w:cs="Times New Roman"/>
          <w:b w:val="1"/>
          <w:bCs w:val="1"/>
          <w:sz w:val="28"/>
          <w:szCs w:val="28"/>
          <w:u w:val="single"/>
        </w:rPr>
        <w:t xml:space="preserve">  diagrams</w:t>
      </w:r>
      <w:r w:rsidRPr="7FB16707" w:rsidR="00BA5982">
        <w:rPr>
          <w:rFonts w:ascii="Times New Roman" w:hAnsi="Times New Roman" w:eastAsia="Times New Roman" w:cs="Times New Roman"/>
          <w:b w:val="1"/>
          <w:bCs w:val="1"/>
          <w:sz w:val="28"/>
          <w:szCs w:val="28"/>
          <w:u w:val="single"/>
        </w:rPr>
        <w:t>:</w:t>
      </w:r>
    </w:p>
    <w:p xmlns:wp14="http://schemas.microsoft.com/office/word/2010/wordml" w:rsidR="00BA5982" w:rsidP="7FB16707" w:rsidRDefault="00BA5982" w14:paraId="2E405E4B" wp14:textId="77777777">
      <w:pPr>
        <w:ind w:left="0" w:firstLine="0"/>
        <w:rPr>
          <w:rFonts w:ascii="Times New Roman" w:hAnsi="Times New Roman" w:eastAsia="Times New Roman" w:cs="Times New Roman"/>
          <w:b w:val="1"/>
          <w:bCs w:val="1"/>
          <w:sz w:val="28"/>
          <w:szCs w:val="28"/>
          <w:u w:val="single"/>
        </w:rPr>
      </w:pPr>
      <w:r w:rsidRPr="7FB16707" w:rsidR="00BA5982">
        <w:rPr>
          <w:rFonts w:ascii="Times New Roman" w:hAnsi="Times New Roman" w:eastAsia="Times New Roman" w:cs="Times New Roman"/>
          <w:b w:val="1"/>
          <w:bCs w:val="1"/>
          <w:sz w:val="28"/>
          <w:szCs w:val="28"/>
          <w:u w:val="single"/>
        </w:rPr>
        <w:t>7.1 Use case</w:t>
      </w:r>
      <w:r w:rsidRPr="7FB16707" w:rsidR="00BA5982">
        <w:rPr>
          <w:rFonts w:ascii="Times New Roman" w:hAnsi="Times New Roman" w:eastAsia="Times New Roman" w:cs="Times New Roman"/>
          <w:b w:val="1"/>
          <w:bCs w:val="1"/>
          <w:sz w:val="28"/>
          <w:szCs w:val="28"/>
          <w:u w:val="single"/>
        </w:rPr>
        <w:t xml:space="preserve"> Diagram</w:t>
      </w:r>
    </w:p>
    <w:p xmlns:wp14="http://schemas.microsoft.com/office/word/2010/wordml" w:rsidR="00BA5982" w:rsidP="7FB16707" w:rsidRDefault="00BA5982" w14:paraId="5DAB6C7B" wp14:textId="77777777">
      <w:pPr>
        <w:rPr>
          <w:rFonts w:ascii="Times New Roman" w:hAnsi="Times New Roman" w:eastAsia="Times New Roman" w:cs="Times New Roman"/>
          <w:b w:val="1"/>
          <w:bCs w:val="1"/>
          <w:sz w:val="24"/>
          <w:szCs w:val="24"/>
          <w:u w:val="single"/>
        </w:rPr>
      </w:pPr>
      <w:r w:rsidRPr="00BA5982">
        <w:rPr>
          <w:rFonts w:asciiTheme="majorHAnsi" w:hAnsiTheme="majorHAnsi" w:eastAsiaTheme="majorEastAsia" w:cstheme="minorHAnsi"/>
          <w:b/>
          <w:noProof/>
          <w:sz w:val="28"/>
          <w:szCs w:val="28"/>
        </w:rPr>
        <w:drawing>
          <wp:inline xmlns:wp14="http://schemas.microsoft.com/office/word/2010/wordprocessingDrawing" distT="0" distB="0" distL="0" distR="0" wp14:anchorId="56E34934" wp14:editId="7777777">
            <wp:extent cx="5943600" cy="5514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943600" cy="5514975"/>
                    </a:xfrm>
                    <a:prstGeom prst="rect">
                      <a:avLst/>
                    </a:prstGeom>
                    <a:noFill/>
                    <a:ln w="9525">
                      <a:noFill/>
                      <a:miter lim="800000"/>
                      <a:headEnd/>
                      <a:tailEnd/>
                    </a:ln>
                  </pic:spPr>
                </pic:pic>
              </a:graphicData>
            </a:graphic>
          </wp:inline>
        </w:drawing>
      </w:r>
    </w:p>
    <w:p xmlns:wp14="http://schemas.microsoft.com/office/word/2010/wordml" w:rsidR="00BA5982" w:rsidP="7FB16707" w:rsidRDefault="00BA5982" w14:paraId="611DDA79" wp14:textId="77777777">
      <w:pPr>
        <w:ind w:left="720" w:hanging="720"/>
        <w:jc w:val="center"/>
        <w:rPr>
          <w:rFonts w:ascii="Times New Roman" w:hAnsi="Times New Roman" w:eastAsia="Times New Roman" w:cs="Times New Roman"/>
          <w:sz w:val="24"/>
          <w:szCs w:val="24"/>
        </w:rPr>
      </w:pPr>
      <w:r w:rsidRPr="7FB16707" w:rsidR="00BA5982">
        <w:rPr>
          <w:rFonts w:ascii="Times New Roman" w:hAnsi="Times New Roman" w:eastAsia="Times New Roman" w:cs="Times New Roman"/>
          <w:sz w:val="24"/>
          <w:szCs w:val="24"/>
        </w:rPr>
        <w:t xml:space="preserve">The above </w:t>
      </w:r>
      <w:r w:rsidRPr="7FB16707" w:rsidR="00BA5982">
        <w:rPr>
          <w:rFonts w:ascii="Times New Roman" w:hAnsi="Times New Roman" w:eastAsia="Times New Roman" w:cs="Times New Roman"/>
          <w:sz w:val="24"/>
          <w:szCs w:val="24"/>
        </w:rPr>
        <w:t>diagram depicts the overall use case of the project.</w:t>
      </w:r>
    </w:p>
    <w:p xmlns:wp14="http://schemas.microsoft.com/office/word/2010/wordml" w:rsidRPr="00BA5982" w:rsidR="00BA5982" w:rsidP="7FB16707" w:rsidRDefault="00BA5982" w14:paraId="02EB378F" wp14:textId="77777777">
      <w:pPr>
        <w:ind w:left="720" w:hanging="720"/>
        <w:rPr>
          <w:rFonts w:ascii="Times New Roman" w:hAnsi="Times New Roman" w:eastAsia="Times New Roman" w:cs="Times New Roman"/>
          <w:sz w:val="24"/>
          <w:szCs w:val="24"/>
        </w:rPr>
      </w:pPr>
      <w:r>
        <w:rPr>
          <w:rFonts w:asciiTheme="majorHAnsi" w:hAnsiTheme="majorHAnsi" w:eastAsiaTheme="majorEastAsia" w:cstheme="minorHAnsi"/>
          <w:sz w:val="28"/>
          <w:szCs w:val="28"/>
        </w:rPr>
        <w:tab/>
      </w:r>
    </w:p>
    <w:p w:rsidR="7FB16707" w:rsidP="7FB16707" w:rsidRDefault="7FB16707" w14:paraId="4CEF9725" w14:textId="17BFCC10">
      <w:pPr>
        <w:ind w:left="720" w:hanging="720"/>
        <w:rPr>
          <w:rFonts w:ascii="Times New Roman" w:hAnsi="Times New Roman" w:eastAsia="Times New Roman" w:cs="Times New Roman"/>
          <w:sz w:val="24"/>
          <w:szCs w:val="24"/>
        </w:rPr>
      </w:pPr>
    </w:p>
    <w:p w:rsidR="7FB16707" w:rsidP="7FB16707" w:rsidRDefault="7FB16707" w14:paraId="21FA6015" w14:textId="75EC5C1B">
      <w:pPr>
        <w:ind w:left="720" w:hanging="720"/>
        <w:rPr>
          <w:rFonts w:ascii="Times New Roman" w:hAnsi="Times New Roman" w:eastAsia="Times New Roman" w:cs="Times New Roman"/>
          <w:sz w:val="24"/>
          <w:szCs w:val="24"/>
        </w:rPr>
      </w:pPr>
    </w:p>
    <w:p w:rsidR="7FB16707" w:rsidP="7FB16707" w:rsidRDefault="7FB16707" w14:paraId="18106E63" w14:textId="7606F4A8">
      <w:pPr>
        <w:ind w:left="720" w:hanging="720"/>
        <w:rPr>
          <w:rFonts w:ascii="Times New Roman" w:hAnsi="Times New Roman" w:eastAsia="Times New Roman" w:cs="Times New Roman"/>
          <w:sz w:val="24"/>
          <w:szCs w:val="24"/>
        </w:rPr>
      </w:pPr>
    </w:p>
    <w:p xmlns:wp14="http://schemas.microsoft.com/office/word/2010/wordml" w:rsidRPr="00872D28" w:rsidR="00BA5982" w:rsidP="7FB16707" w:rsidRDefault="00872D28" w14:paraId="5AA312DF" wp14:textId="77777777">
      <w:pPr>
        <w:ind w:firstLine="0"/>
        <w:rPr>
          <w:rFonts w:ascii="Times New Roman" w:hAnsi="Times New Roman" w:eastAsia="Times New Roman" w:cs="Times New Roman"/>
          <w:b w:val="1"/>
          <w:bCs w:val="1"/>
          <w:sz w:val="28"/>
          <w:szCs w:val="28"/>
          <w:u w:val="single"/>
        </w:rPr>
      </w:pPr>
      <w:r w:rsidRPr="7FB16707" w:rsidR="00BA5982">
        <w:rPr>
          <w:rFonts w:ascii="Times New Roman" w:hAnsi="Times New Roman" w:eastAsia="Times New Roman" w:cs="Times New Roman"/>
          <w:b w:val="1"/>
          <w:bCs w:val="1"/>
          <w:sz w:val="28"/>
          <w:szCs w:val="28"/>
          <w:u w:val="single"/>
        </w:rPr>
        <w:t>7.2 Class Diagram</w:t>
      </w:r>
    </w:p>
    <w:p xmlns:wp14="http://schemas.microsoft.com/office/word/2010/wordml" w:rsidR="00BA5982" w:rsidP="7FB16707" w:rsidRDefault="00BA5982" w14:paraId="6A05A809" wp14:textId="77777777">
      <w:pPr>
        <w:rPr>
          <w:rFonts w:ascii="Times New Roman" w:hAnsi="Times New Roman" w:eastAsia="Times New Roman" w:cs="Times New Roman"/>
          <w:b w:val="1"/>
          <w:bCs w:val="1"/>
          <w:sz w:val="24"/>
          <w:szCs w:val="24"/>
        </w:rPr>
      </w:pPr>
      <w:r w:rsidR="00BA5982">
        <w:drawing>
          <wp:inline xmlns:wp14="http://schemas.microsoft.com/office/word/2010/wordprocessingDrawing" wp14:editId="28DDFF43" wp14:anchorId="65EF19A3">
            <wp:extent cx="6353174" cy="6686550"/>
            <wp:effectExtent l="19050" t="0" r="9525" b="0"/>
            <wp:docPr id="5" name="Picture 4" descr="ClassDiagramPng (2).png" title=""/>
            <wp:cNvGraphicFramePr>
              <a:graphicFrameLocks noChangeAspect="1"/>
            </wp:cNvGraphicFramePr>
            <a:graphic>
              <a:graphicData uri="http://schemas.openxmlformats.org/drawingml/2006/picture">
                <pic:pic>
                  <pic:nvPicPr>
                    <pic:cNvPr id="0" name="Picture 4"/>
                    <pic:cNvPicPr/>
                  </pic:nvPicPr>
                  <pic:blipFill>
                    <a:blip r:embed="Rf174927c18714ecf">
                      <a:extLst>
                        <a:ext xmlns:a="http://schemas.openxmlformats.org/drawingml/2006/main" uri="{28A0092B-C50C-407E-A947-70E740481C1C}">
                          <a14:useLocalDpi val="0"/>
                        </a:ext>
                      </a:extLst>
                    </a:blip>
                    <a:stretch>
                      <a:fillRect/>
                    </a:stretch>
                  </pic:blipFill>
                  <pic:spPr>
                    <a:xfrm rot="0" flipH="0" flipV="0">
                      <a:off x="0" y="0"/>
                      <a:ext cx="6353174" cy="6686550"/>
                    </a:xfrm>
                    <a:prstGeom prst="rect">
                      <a:avLst/>
                    </a:prstGeom>
                  </pic:spPr>
                </pic:pic>
              </a:graphicData>
            </a:graphic>
          </wp:inline>
        </w:drawing>
      </w:r>
    </w:p>
    <w:p xmlns:wp14="http://schemas.microsoft.com/office/word/2010/wordml" w:rsidRPr="00872D28" w:rsidR="00872D28" w:rsidP="7FB16707" w:rsidRDefault="00BA5982" w14:paraId="6A6EE6D3" wp14:textId="77777777">
      <w:pPr>
        <w:ind w:left="720" w:hanging="720"/>
        <w:jc w:val="center"/>
        <w:rPr>
          <w:rFonts w:ascii="Times New Roman" w:hAnsi="Times New Roman" w:eastAsia="Times New Roman" w:cs="Times New Roman"/>
          <w:sz w:val="24"/>
          <w:szCs w:val="24"/>
        </w:rPr>
      </w:pPr>
      <w:r>
        <w:rPr>
          <w:rFonts w:asciiTheme="majorHAnsi" w:hAnsiTheme="majorHAnsi" w:eastAsiaTheme="majorEastAsia" w:cstheme="minorHAnsi"/>
          <w:b/>
          <w:sz w:val="28"/>
          <w:szCs w:val="28"/>
        </w:rPr>
        <w:tab/>
      </w:r>
      <w:r w:rsidRPr="7FB16707" w:rsidR="00872D28">
        <w:rPr>
          <w:rFonts w:ascii="Times New Roman" w:hAnsi="Times New Roman" w:eastAsia="Times New Roman" w:cs="Times New Roman"/>
          <w:sz w:val="24"/>
          <w:szCs w:val="24"/>
        </w:rPr>
        <w:t>The above diagram depicts the overall Class Diagram of the project.</w:t>
      </w:r>
    </w:p>
    <w:p xmlns:wp14="http://schemas.microsoft.com/office/word/2010/wordml" w:rsidR="00BA5982" w:rsidP="7FB16707" w:rsidRDefault="00BA5982" w14:paraId="5A39BBE3" wp14:textId="77777777">
      <w:pPr>
        <w:rPr>
          <w:rFonts w:ascii="Times New Roman" w:hAnsi="Times New Roman" w:eastAsia="Times New Roman" w:cs="Times New Roman"/>
          <w:b w:val="1"/>
          <w:bCs w:val="1"/>
          <w:sz w:val="24"/>
          <w:szCs w:val="24"/>
        </w:rPr>
      </w:pPr>
    </w:p>
    <w:p xmlns:wp14="http://schemas.microsoft.com/office/word/2010/wordml" w:rsidRPr="00BA5982" w:rsidR="00872D28" w:rsidP="7FB16707" w:rsidRDefault="00872D28" w14:paraId="41C8F396" wp14:textId="77777777">
      <w:pPr>
        <w:rPr>
          <w:rFonts w:ascii="Times New Roman" w:hAnsi="Times New Roman" w:eastAsia="Times New Roman" w:cs="Times New Roman"/>
          <w:b w:val="1"/>
          <w:bCs w:val="1"/>
          <w:sz w:val="24"/>
          <w:szCs w:val="24"/>
        </w:rPr>
      </w:pPr>
    </w:p>
    <w:p xmlns:wp14="http://schemas.microsoft.com/office/word/2010/wordml" w:rsidR="0075709B" w:rsidP="7FB16707" w:rsidRDefault="00872D28" w14:paraId="7EB7315E" wp14:textId="77777777">
      <w:pPr>
        <w:ind w:firstLine="0"/>
        <w:rPr>
          <w:rFonts w:ascii="Times New Roman" w:hAnsi="Times New Roman" w:eastAsia="Times New Roman" w:cs="Times New Roman"/>
          <w:b w:val="1"/>
          <w:bCs w:val="1"/>
          <w:sz w:val="28"/>
          <w:szCs w:val="28"/>
          <w:u w:val="single"/>
        </w:rPr>
      </w:pPr>
      <w:r w:rsidRPr="7FB16707" w:rsidR="00872D28">
        <w:rPr>
          <w:rFonts w:ascii="Times New Roman" w:hAnsi="Times New Roman" w:eastAsia="Times New Roman" w:cs="Times New Roman"/>
          <w:b w:val="1"/>
          <w:bCs w:val="1"/>
          <w:sz w:val="28"/>
          <w:szCs w:val="28"/>
          <w:u w:val="single"/>
        </w:rPr>
        <w:t>7.3 Module Diagram</w:t>
      </w:r>
    </w:p>
    <w:p xmlns:wp14="http://schemas.microsoft.com/office/word/2010/wordml" w:rsidR="00872D28" w:rsidP="7FB16707" w:rsidRDefault="00872D28" w14:paraId="72A3D3EC" wp14:textId="77777777">
      <w:pPr>
        <w:rPr>
          <w:rFonts w:ascii="Times New Roman" w:hAnsi="Times New Roman" w:eastAsia="Times New Roman" w:cs="Times New Roman"/>
          <w:sz w:val="24"/>
          <w:szCs w:val="24"/>
        </w:rPr>
      </w:pPr>
      <w:r w:rsidR="00872D28">
        <w:drawing>
          <wp:inline xmlns:wp14="http://schemas.microsoft.com/office/word/2010/wordprocessingDrawing" wp14:editId="162FB6DF" wp14:anchorId="51F1B6FF">
            <wp:extent cx="6610348" cy="6953248"/>
            <wp:effectExtent l="19050" t="0" r="0" b="0"/>
            <wp:docPr id="6" name="Picture 5" descr="ModuleDiagram.png" title=""/>
            <wp:cNvGraphicFramePr>
              <a:graphicFrameLocks noChangeAspect="1"/>
            </wp:cNvGraphicFramePr>
            <a:graphic>
              <a:graphicData uri="http://schemas.openxmlformats.org/drawingml/2006/picture">
                <pic:pic>
                  <pic:nvPicPr>
                    <pic:cNvPr id="0" name="Picture 5"/>
                    <pic:cNvPicPr/>
                  </pic:nvPicPr>
                  <pic:blipFill>
                    <a:blip r:embed="R71ae855f94a2415f">
                      <a:extLst>
                        <a:ext xmlns:a="http://schemas.openxmlformats.org/drawingml/2006/main" uri="{28A0092B-C50C-407E-A947-70E740481C1C}">
                          <a14:useLocalDpi val="0"/>
                        </a:ext>
                      </a:extLst>
                    </a:blip>
                    <a:stretch>
                      <a:fillRect/>
                    </a:stretch>
                  </pic:blipFill>
                  <pic:spPr>
                    <a:xfrm rot="0" flipH="0" flipV="0">
                      <a:off x="0" y="0"/>
                      <a:ext cx="6610348" cy="6953248"/>
                    </a:xfrm>
                    <a:prstGeom prst="rect">
                      <a:avLst/>
                    </a:prstGeom>
                  </pic:spPr>
                </pic:pic>
              </a:graphicData>
            </a:graphic>
          </wp:inline>
        </w:drawing>
      </w:r>
    </w:p>
    <w:p xmlns:wp14="http://schemas.microsoft.com/office/word/2010/wordml" w:rsidRPr="00872D28" w:rsidR="00872D28" w:rsidP="7FB16707" w:rsidRDefault="00872D28" w14:paraId="57D59D2E" wp14:textId="77777777">
      <w:pPr>
        <w:ind w:left="720" w:hanging="720"/>
        <w:jc w:val="center"/>
        <w:rPr>
          <w:rFonts w:ascii="Times New Roman" w:hAnsi="Times New Roman" w:eastAsia="Times New Roman" w:cs="Times New Roman"/>
          <w:sz w:val="24"/>
          <w:szCs w:val="24"/>
        </w:rPr>
      </w:pPr>
      <w:r w:rsidRPr="7FB16707" w:rsidR="00872D28">
        <w:rPr>
          <w:rFonts w:ascii="Times New Roman" w:hAnsi="Times New Roman" w:eastAsia="Times New Roman" w:cs="Times New Roman"/>
          <w:sz w:val="24"/>
          <w:szCs w:val="24"/>
        </w:rPr>
        <w:t xml:space="preserve">The above diagram depicts the overall </w:t>
      </w:r>
      <w:r w:rsidRPr="7FB16707" w:rsidR="00872D28">
        <w:rPr>
          <w:rFonts w:ascii="Times New Roman" w:hAnsi="Times New Roman" w:eastAsia="Times New Roman" w:cs="Times New Roman"/>
          <w:sz w:val="24"/>
          <w:szCs w:val="24"/>
        </w:rPr>
        <w:t>Module components</w:t>
      </w:r>
      <w:r w:rsidRPr="7FB16707" w:rsidR="00872D28">
        <w:rPr>
          <w:rFonts w:ascii="Times New Roman" w:hAnsi="Times New Roman" w:eastAsia="Times New Roman" w:cs="Times New Roman"/>
          <w:sz w:val="24"/>
          <w:szCs w:val="24"/>
        </w:rPr>
        <w:t>.</w:t>
      </w:r>
    </w:p>
    <w:p xmlns:wp14="http://schemas.microsoft.com/office/word/2010/wordml" w:rsidRPr="00872D28" w:rsidR="00872D28" w:rsidP="7FB16707" w:rsidRDefault="00872D28" w14:paraId="0D0B940D" wp14:textId="77777777">
      <w:pPr>
        <w:rPr>
          <w:rFonts w:ascii="Times New Roman" w:hAnsi="Times New Roman" w:eastAsia="Times New Roman" w:cs="Times New Roman"/>
          <w:sz w:val="24"/>
          <w:szCs w:val="24"/>
        </w:rPr>
      </w:pPr>
    </w:p>
    <w:p xmlns:wp14="http://schemas.microsoft.com/office/word/2010/wordml" w:rsidR="00872D28" w:rsidP="7FB16707" w:rsidRDefault="00872D28" w14:paraId="70261F6A" wp14:textId="77777777">
      <w:pPr>
        <w:ind w:firstLine="0"/>
        <w:rPr>
          <w:rFonts w:ascii="Times New Roman" w:hAnsi="Times New Roman" w:eastAsia="Times New Roman" w:cs="Times New Roman"/>
          <w:b w:val="1"/>
          <w:bCs w:val="1"/>
          <w:sz w:val="28"/>
          <w:szCs w:val="28"/>
          <w:u w:val="single"/>
        </w:rPr>
      </w:pPr>
      <w:r w:rsidRPr="7FB16707" w:rsidR="00872D28">
        <w:rPr>
          <w:rFonts w:ascii="Times New Roman" w:hAnsi="Times New Roman" w:eastAsia="Times New Roman" w:cs="Times New Roman"/>
          <w:b w:val="1"/>
          <w:bCs w:val="1"/>
          <w:sz w:val="28"/>
          <w:szCs w:val="28"/>
          <w:u w:val="single"/>
        </w:rPr>
        <w:t xml:space="preserve">7.4 </w:t>
      </w:r>
      <w:r w:rsidRPr="7FB16707" w:rsidR="00872D28">
        <w:rPr>
          <w:rFonts w:ascii="Times New Roman" w:hAnsi="Times New Roman" w:eastAsia="Times New Roman" w:cs="Times New Roman"/>
          <w:b w:val="1"/>
          <w:bCs w:val="1"/>
          <w:sz w:val="28"/>
          <w:szCs w:val="28"/>
          <w:u w:val="single"/>
        </w:rPr>
        <w:t>Class-Responsibility-Collaboration Cards</w:t>
      </w:r>
    </w:p>
    <w:p xmlns:wp14="http://schemas.microsoft.com/office/word/2010/wordml" w:rsidRPr="00872D28" w:rsidR="00872D28" w:rsidP="7FB16707" w:rsidRDefault="00872D28" w14:paraId="0E27B00A" wp14:textId="77777777">
      <w:pPr>
        <w:rPr>
          <w:rFonts w:ascii="Times New Roman" w:hAnsi="Times New Roman" w:eastAsia="Times New Roman" w:cs="Times New Roman"/>
          <w:b w:val="1"/>
          <w:bCs w:val="1"/>
          <w:sz w:val="24"/>
          <w:szCs w:val="24"/>
          <w:u w:val="single"/>
        </w:rPr>
      </w:pPr>
    </w:p>
    <w:tbl>
      <w:tblPr>
        <w:tblStyle w:val="GridTable6ColorfulAccent4"/>
        <w:tblW w:w="0" w:type="auto"/>
        <w:tblLayout w:type="fixed"/>
        <w:tblLook w:val="06A0"/>
      </w:tblPr>
      <w:tblGrid>
        <w:gridCol w:w="4680"/>
        <w:gridCol w:w="4680"/>
      </w:tblGrid>
      <w:tr xmlns:wp14="http://schemas.microsoft.com/office/word/2010/wordml" w:rsidR="00872D28" w:rsidTr="7FB16707" w14:paraId="77CF857A" wp14:textId="77777777">
        <w:trPr>
          <w:cnfStyle w:val="100000000000"/>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0070C0"/>
            <w:tcMar/>
          </w:tcPr>
          <w:p w:rsidR="00872D28" w:rsidP="7FB16707" w:rsidRDefault="00872D28" w14:paraId="42D11D2C" wp14:textId="77777777">
            <w:pPr>
              <w:spacing w:line="279" w:lineRule="auto"/>
              <w:jc w:val="center"/>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LOGIN</w:t>
            </w:r>
          </w:p>
        </w:tc>
      </w:tr>
      <w:tr xmlns:wp14="http://schemas.microsoft.com/office/word/2010/wordml" w:rsidR="00872D28" w:rsidTr="7FB16707" w14:paraId="79BD4CF9" wp14:textId="77777777">
        <w:trPr>
          <w:trHeight w:val="1200"/>
        </w:trPr>
        <w:tc>
          <w:tcPr>
            <w:cnfStyle w:val="001000000000" w:firstRow="0" w:lastRow="0" w:firstColumn="1" w:lastColumn="0" w:oddVBand="0" w:evenVBand="0" w:oddHBand="0" w:evenHBand="0" w:firstRowFirstColumn="0" w:firstRowLastColumn="0" w:lastRowFirstColumn="0" w:lastRowLastColumn="0"/>
            <w:tcW w:w="4680" w:type="dxa"/>
            <w:tcMar/>
          </w:tcPr>
          <w:p w:rsidR="00872D28" w:rsidP="7FB16707" w:rsidRDefault="00872D28" w14:paraId="665424E7" wp14:textId="77777777">
            <w:pPr>
              <w:pStyle w:val="ListParagraph"/>
              <w:numPr>
                <w:ilvl w:val="0"/>
                <w:numId w:val="22"/>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Get username and password from user</w:t>
            </w:r>
          </w:p>
          <w:p w:rsidR="00872D28" w:rsidP="7FB16707" w:rsidRDefault="00872D28" w14:paraId="05852CA0" wp14:textId="77777777">
            <w:pPr>
              <w:pStyle w:val="ListParagraph"/>
              <w:numPr>
                <w:ilvl w:val="0"/>
                <w:numId w:val="22"/>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Validate the credentials </w:t>
            </w:r>
          </w:p>
          <w:p w:rsidR="00872D28" w:rsidP="7FB16707" w:rsidRDefault="00872D28" w14:paraId="1C38901F" wp14:textId="77777777">
            <w:pPr>
              <w:pStyle w:val="ListParagraph"/>
              <w:numPr>
                <w:ilvl w:val="0"/>
                <w:numId w:val="22"/>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Redirect to the main window after getting the valid credentials</w:t>
            </w:r>
          </w:p>
        </w:tc>
        <w:tc>
          <w:tcPr>
            <w:cnfStyle w:val="000000000000" w:firstRow="0" w:lastRow="0" w:firstColumn="0" w:lastColumn="0" w:oddVBand="0" w:evenVBand="0" w:oddHBand="0" w:evenHBand="0" w:firstRowFirstColumn="0" w:firstRowLastColumn="0" w:lastRowFirstColumn="0" w:lastRowLastColumn="0"/>
            <w:tcW w:w="4680" w:type="dxa"/>
            <w:tcMar/>
          </w:tcPr>
          <w:p w:rsidR="00872D28" w:rsidP="7FB16707" w:rsidRDefault="00872D28" w14:paraId="2360176D" wp14:textId="77777777">
            <w:pPr>
              <w:pStyle w:val="ListParagraph"/>
              <w:numPr>
                <w:ilvl w:val="0"/>
                <w:numId w:val="21"/>
              </w:numPr>
              <w:spacing w:after="0" w:line="240" w:lineRule="auto"/>
              <w:cnfStyle w:val="000000000000"/>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b w:val="1"/>
                <w:bCs w:val="1"/>
                <w:color w:val="auto"/>
                <w:sz w:val="24"/>
                <w:szCs w:val="24"/>
              </w:rPr>
              <w:t>MainWindow</w:t>
            </w:r>
          </w:p>
        </w:tc>
      </w:tr>
    </w:tbl>
    <w:p xmlns:wp14="http://schemas.microsoft.com/office/word/2010/wordml" w:rsidR="00872D28" w:rsidP="7FB16707" w:rsidRDefault="00872D28" w14:paraId="60061E4C" wp14:textId="77777777">
      <w:pPr>
        <w:rPr>
          <w:rFonts w:ascii="Times New Roman" w:hAnsi="Times New Roman" w:eastAsia="Times New Roman" w:cs="Times New Roman"/>
          <w:sz w:val="24"/>
          <w:szCs w:val="24"/>
        </w:rPr>
      </w:pPr>
    </w:p>
    <w:tbl>
      <w:tblPr>
        <w:tblStyle w:val="GridTable6ColorfulAccent4"/>
        <w:tblW w:w="0" w:type="auto"/>
        <w:tblLayout w:type="fixed"/>
        <w:tblLook w:val="06A0"/>
      </w:tblPr>
      <w:tblGrid>
        <w:gridCol w:w="4680"/>
        <w:gridCol w:w="4680"/>
      </w:tblGrid>
      <w:tr xmlns:wp14="http://schemas.microsoft.com/office/word/2010/wordml" w:rsidR="00872D28" w:rsidTr="7FB16707" w14:paraId="17FE3D1E" wp14:textId="77777777">
        <w:trPr>
          <w:cnfStyle w:val="100000000000"/>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0070C0"/>
            <w:tcMar/>
          </w:tcPr>
          <w:p w:rsidR="00872D28" w:rsidP="7FB16707" w:rsidRDefault="00872D28" w14:paraId="2C670B40" wp14:textId="77777777">
            <w:pPr>
              <w:spacing w:line="279" w:lineRule="auto"/>
              <w:jc w:val="center"/>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MainWindow</w:t>
            </w:r>
          </w:p>
        </w:tc>
      </w:tr>
      <w:tr xmlns:wp14="http://schemas.microsoft.com/office/word/2010/wordml" w:rsidR="00872D28" w:rsidTr="7FB16707" w14:paraId="5DA87EBB" wp14:textId="77777777">
        <w:trPr>
          <w:trHeight w:val="1200"/>
        </w:trPr>
        <w:tc>
          <w:tcPr>
            <w:cnfStyle w:val="001000000000" w:firstRow="0" w:lastRow="0" w:firstColumn="1" w:lastColumn="0" w:oddVBand="0" w:evenVBand="0" w:oddHBand="0" w:evenHBand="0" w:firstRowFirstColumn="0" w:firstRowLastColumn="0" w:lastRowFirstColumn="0" w:lastRowLastColumn="0"/>
            <w:tcW w:w="4680" w:type="dxa"/>
            <w:tcMar/>
          </w:tcPr>
          <w:p w:rsidR="00872D28" w:rsidP="7FB16707" w:rsidRDefault="00872D28" w14:paraId="167B5147" wp14:textId="77777777">
            <w:pPr>
              <w:pStyle w:val="ListParagraph"/>
              <w:numPr>
                <w:ilvl w:val="0"/>
                <w:numId w:val="20"/>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Load the content on valid credential login</w:t>
            </w:r>
          </w:p>
          <w:p w:rsidR="00872D28" w:rsidP="7FB16707" w:rsidRDefault="00872D28" w14:paraId="62B0621E" wp14:textId="77777777">
            <w:pPr>
              <w:pStyle w:val="ListParagraph"/>
              <w:numPr>
                <w:ilvl w:val="0"/>
                <w:numId w:val="20"/>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Provide buttons to learn, test their knowledge, and provide daily questions</w:t>
            </w:r>
          </w:p>
          <w:p w:rsidR="00872D28" w:rsidP="7FB16707" w:rsidRDefault="00872D28" w14:paraId="7F979CE0" wp14:textId="77777777">
            <w:pPr>
              <w:pStyle w:val="ListParagraph"/>
              <w:numPr>
                <w:ilvl w:val="0"/>
                <w:numId w:val="20"/>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DIsplay</w:t>
            </w:r>
            <w:r w:rsidRPr="7FB16707" w:rsidR="00872D28">
              <w:rPr>
                <w:rFonts w:ascii="Times New Roman" w:hAnsi="Times New Roman" w:eastAsia="Times New Roman" w:cs="Times New Roman"/>
                <w:color w:val="auto"/>
                <w:sz w:val="24"/>
                <w:szCs w:val="24"/>
              </w:rPr>
              <w:t xml:space="preserve"> points of the user.</w:t>
            </w:r>
          </w:p>
          <w:p w:rsidR="00872D28" w:rsidP="7FB16707" w:rsidRDefault="00872D28" w14:paraId="669DFD28" wp14:textId="77777777">
            <w:pPr>
              <w:pStyle w:val="ListParagraph"/>
              <w:numPr>
                <w:ilvl w:val="0"/>
                <w:numId w:val="20"/>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Allow user to navigate to Settings </w:t>
            </w:r>
          </w:p>
          <w:p w:rsidR="00872D28" w:rsidP="7FB16707" w:rsidRDefault="00872D28" w14:paraId="783E056D" wp14:textId="77777777">
            <w:pPr>
              <w:pStyle w:val="ListParagraph"/>
              <w:numPr>
                <w:ilvl w:val="0"/>
                <w:numId w:val="20"/>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Allow user to see his profile</w:t>
            </w:r>
          </w:p>
          <w:p w:rsidR="00872D28" w:rsidP="7FB16707" w:rsidRDefault="00872D28" w14:paraId="3A8AAB87" wp14:textId="77777777">
            <w:pPr>
              <w:pStyle w:val="ListParagraph"/>
              <w:numPr>
                <w:ilvl w:val="0"/>
                <w:numId w:val="20"/>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Display the badges</w:t>
            </w:r>
          </w:p>
        </w:tc>
        <w:tc>
          <w:tcPr>
            <w:cnfStyle w:val="000000000000" w:firstRow="0" w:lastRow="0" w:firstColumn="0" w:lastColumn="0" w:oddVBand="0" w:evenVBand="0" w:oddHBand="0" w:evenHBand="0" w:firstRowFirstColumn="0" w:firstRowLastColumn="0" w:lastRowFirstColumn="0" w:lastRowLastColumn="0"/>
            <w:tcW w:w="4680" w:type="dxa"/>
            <w:tcMar/>
          </w:tcPr>
          <w:p w:rsidR="00872D28" w:rsidP="7FB16707" w:rsidRDefault="00872D28" w14:paraId="7E4CF983" wp14:textId="77777777">
            <w:pPr>
              <w:pStyle w:val="ListParagraph"/>
              <w:numPr>
                <w:ilvl w:val="0"/>
                <w:numId w:val="19"/>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Login</w:t>
            </w:r>
          </w:p>
          <w:p w:rsidR="00872D28" w:rsidP="7FB16707" w:rsidRDefault="00872D28" w14:paraId="6B4E9AFE" wp14:textId="77777777">
            <w:pPr>
              <w:pStyle w:val="ListParagraph"/>
              <w:numPr>
                <w:ilvl w:val="0"/>
                <w:numId w:val="19"/>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Settings</w:t>
            </w:r>
          </w:p>
          <w:p w:rsidR="00872D28" w:rsidP="7FB16707" w:rsidRDefault="00872D28" w14:paraId="095E98F2" wp14:textId="77777777">
            <w:pPr>
              <w:pStyle w:val="ListParagraph"/>
              <w:numPr>
                <w:ilvl w:val="0"/>
                <w:numId w:val="19"/>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Profile</w:t>
            </w:r>
          </w:p>
          <w:p w:rsidR="00872D28" w:rsidP="7FB16707" w:rsidRDefault="00872D28" w14:paraId="74C2D24B" wp14:textId="77777777">
            <w:pPr>
              <w:pStyle w:val="ListParagraph"/>
              <w:numPr>
                <w:ilvl w:val="0"/>
                <w:numId w:val="19"/>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Learn</w:t>
            </w:r>
          </w:p>
        </w:tc>
      </w:tr>
    </w:tbl>
    <w:p xmlns:wp14="http://schemas.microsoft.com/office/word/2010/wordml" w:rsidR="00872D28" w:rsidP="7FB16707" w:rsidRDefault="00872D28" w14:paraId="44EAFD9C" wp14:textId="77777777">
      <w:pPr>
        <w:rPr>
          <w:rFonts w:ascii="Times New Roman" w:hAnsi="Times New Roman" w:eastAsia="Times New Roman" w:cs="Times New Roman"/>
          <w:sz w:val="24"/>
          <w:szCs w:val="24"/>
        </w:rPr>
      </w:pPr>
    </w:p>
    <w:tbl>
      <w:tblPr>
        <w:tblStyle w:val="GridTable6ColorfulAccent4"/>
        <w:tblW w:w="0" w:type="auto"/>
        <w:tblLayout w:type="fixed"/>
        <w:tblLook w:val="06A0"/>
      </w:tblPr>
      <w:tblGrid>
        <w:gridCol w:w="4680"/>
        <w:gridCol w:w="4680"/>
      </w:tblGrid>
      <w:tr xmlns:wp14="http://schemas.microsoft.com/office/word/2010/wordml" w:rsidR="00872D28" w:rsidTr="7FB16707" w14:paraId="259155E3" wp14:textId="77777777">
        <w:trPr>
          <w:cnfStyle w:val="100000000000"/>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0070C0"/>
            <w:tcMar/>
          </w:tcPr>
          <w:p w:rsidR="00872D28" w:rsidP="7FB16707" w:rsidRDefault="00872D28" w14:paraId="72FFB169" wp14:textId="77777777">
            <w:pPr>
              <w:spacing w:line="279" w:lineRule="auto"/>
              <w:jc w:val="center"/>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Settings</w:t>
            </w:r>
          </w:p>
        </w:tc>
      </w:tr>
      <w:tr xmlns:wp14="http://schemas.microsoft.com/office/word/2010/wordml" w:rsidR="00872D28" w:rsidTr="7FB16707" w14:paraId="4B6CCE49" wp14:textId="77777777">
        <w:trPr>
          <w:trHeight w:val="1200"/>
        </w:trPr>
        <w:tc>
          <w:tcPr>
            <w:cnfStyle w:val="001000000000" w:firstRow="0" w:lastRow="0" w:firstColumn="1" w:lastColumn="0" w:oddVBand="0" w:evenVBand="0" w:oddHBand="0" w:evenHBand="0" w:firstRowFirstColumn="0" w:firstRowLastColumn="0" w:lastRowFirstColumn="0" w:lastRowLastColumn="0"/>
            <w:tcW w:w="4680" w:type="dxa"/>
            <w:tcMar/>
          </w:tcPr>
          <w:p w:rsidR="00872D28" w:rsidP="7FB16707" w:rsidRDefault="00872D28" w14:paraId="594D617C" wp14:textId="77777777">
            <w:pPr>
              <w:pStyle w:val="ListParagraph"/>
              <w:numPr>
                <w:ilvl w:val="0"/>
                <w:numId w:val="20"/>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Allow user to change username and password</w:t>
            </w:r>
          </w:p>
          <w:p w:rsidR="00872D28" w:rsidP="7FB16707" w:rsidRDefault="00872D28" w14:paraId="02D16B07" wp14:textId="77777777">
            <w:pPr>
              <w:pStyle w:val="ListParagraph"/>
              <w:numPr>
                <w:ilvl w:val="0"/>
                <w:numId w:val="20"/>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Allow user to change the color of the highlighter </w:t>
            </w:r>
          </w:p>
        </w:tc>
        <w:tc>
          <w:tcPr>
            <w:cnfStyle w:val="000000000000" w:firstRow="0" w:lastRow="0" w:firstColumn="0" w:lastColumn="0" w:oddVBand="0" w:evenVBand="0" w:oddHBand="0" w:evenHBand="0" w:firstRowFirstColumn="0" w:firstRowLastColumn="0" w:lastRowFirstColumn="0" w:lastRowLastColumn="0"/>
            <w:tcW w:w="4680" w:type="dxa"/>
            <w:tcMar/>
          </w:tcPr>
          <w:p w:rsidR="00872D28" w:rsidP="7FB16707" w:rsidRDefault="00872D28" w14:paraId="5A6805E3" wp14:textId="77777777">
            <w:pPr>
              <w:pStyle w:val="ListParagraph"/>
              <w:numPr>
                <w:ilvl w:val="0"/>
                <w:numId w:val="18"/>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MainWindow</w:t>
            </w:r>
          </w:p>
          <w:p w:rsidR="00872D28" w:rsidP="7FB16707" w:rsidRDefault="00872D28" w14:paraId="099DCB01" wp14:textId="77777777">
            <w:pPr>
              <w:pStyle w:val="ListParagraph"/>
              <w:numPr>
                <w:ilvl w:val="0"/>
                <w:numId w:val="18"/>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Profile</w:t>
            </w:r>
          </w:p>
        </w:tc>
      </w:tr>
    </w:tbl>
    <w:p xmlns:wp14="http://schemas.microsoft.com/office/word/2010/wordml" w:rsidR="00872D28" w:rsidP="7FB16707" w:rsidRDefault="00872D28" w14:paraId="4B94D5A5" wp14:textId="77777777">
      <w:pPr>
        <w:rPr>
          <w:rFonts w:ascii="Times New Roman" w:hAnsi="Times New Roman" w:eastAsia="Times New Roman" w:cs="Times New Roman"/>
          <w:sz w:val="24"/>
          <w:szCs w:val="24"/>
        </w:rPr>
      </w:pPr>
    </w:p>
    <w:tbl>
      <w:tblPr>
        <w:tblStyle w:val="GridTable6ColorfulAccent4"/>
        <w:tblW w:w="0" w:type="auto"/>
        <w:tblLayout w:type="fixed"/>
        <w:tblLook w:val="06A0"/>
      </w:tblPr>
      <w:tblGrid>
        <w:gridCol w:w="4680"/>
        <w:gridCol w:w="4680"/>
      </w:tblGrid>
      <w:tr xmlns:wp14="http://schemas.microsoft.com/office/word/2010/wordml" w:rsidR="00872D28" w:rsidTr="7FB16707" w14:paraId="46D0DD9E" wp14:textId="77777777">
        <w:trPr>
          <w:cnfStyle w:val="100000000000"/>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0070C0"/>
            <w:tcMar/>
          </w:tcPr>
          <w:p w:rsidR="00872D28" w:rsidP="7FB16707" w:rsidRDefault="00872D28" w14:paraId="2E918689" wp14:textId="77777777">
            <w:pPr>
              <w:spacing w:line="279" w:lineRule="auto"/>
              <w:jc w:val="center"/>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Profile</w:t>
            </w:r>
          </w:p>
        </w:tc>
      </w:tr>
      <w:tr xmlns:wp14="http://schemas.microsoft.com/office/word/2010/wordml" w:rsidR="00872D28" w:rsidTr="7FB16707" w14:paraId="77E5FDC9" wp14:textId="77777777">
        <w:trPr>
          <w:trHeight w:val="1200"/>
        </w:trPr>
        <w:tc>
          <w:tcPr>
            <w:cnfStyle w:val="001000000000" w:firstRow="0" w:lastRow="0" w:firstColumn="1" w:lastColumn="0" w:oddVBand="0" w:evenVBand="0" w:oddHBand="0" w:evenHBand="0" w:firstRowFirstColumn="0" w:firstRowLastColumn="0" w:lastRowFirstColumn="0" w:lastRowLastColumn="0"/>
            <w:tcW w:w="4680" w:type="dxa"/>
            <w:tcMar/>
          </w:tcPr>
          <w:p w:rsidR="00872D28" w:rsidP="7FB16707" w:rsidRDefault="00872D28" w14:paraId="4D5CD1E1" wp14:textId="77777777">
            <w:pPr>
              <w:pStyle w:val="ListParagraph"/>
              <w:numPr>
                <w:ilvl w:val="0"/>
                <w:numId w:val="17"/>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Check the user profile.</w:t>
            </w:r>
          </w:p>
          <w:p w:rsidR="00872D28" w:rsidP="7FB16707" w:rsidRDefault="00872D28" w14:paraId="216AF32A" wp14:textId="77777777">
            <w:pPr>
              <w:pStyle w:val="ListParagraph"/>
              <w:numPr>
                <w:ilvl w:val="0"/>
                <w:numId w:val="17"/>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Allow </w:t>
            </w:r>
            <w:r w:rsidRPr="7FB16707" w:rsidR="00872D28">
              <w:rPr>
                <w:rFonts w:ascii="Times New Roman" w:hAnsi="Times New Roman" w:eastAsia="Times New Roman" w:cs="Times New Roman"/>
                <w:color w:val="auto"/>
                <w:sz w:val="24"/>
                <w:szCs w:val="24"/>
              </w:rPr>
              <w:t>user</w:t>
            </w:r>
            <w:r w:rsidRPr="7FB16707" w:rsidR="00872D28">
              <w:rPr>
                <w:rFonts w:ascii="Times New Roman" w:hAnsi="Times New Roman" w:eastAsia="Times New Roman" w:cs="Times New Roman"/>
                <w:color w:val="auto"/>
                <w:sz w:val="24"/>
                <w:szCs w:val="24"/>
              </w:rPr>
              <w:t xml:space="preserve"> to check </w:t>
            </w:r>
            <w:r w:rsidRPr="7FB16707" w:rsidR="00872D28">
              <w:rPr>
                <w:rFonts w:ascii="Times New Roman" w:hAnsi="Times New Roman" w:eastAsia="Times New Roman" w:cs="Times New Roman"/>
                <w:color w:val="auto"/>
                <w:sz w:val="24"/>
                <w:szCs w:val="24"/>
              </w:rPr>
              <w:t>the</w:t>
            </w:r>
            <w:r w:rsidRPr="7FB16707" w:rsidR="00872D28">
              <w:rPr>
                <w:rFonts w:ascii="Times New Roman" w:hAnsi="Times New Roman" w:eastAsia="Times New Roman" w:cs="Times New Roman"/>
                <w:color w:val="auto"/>
                <w:sz w:val="24"/>
                <w:szCs w:val="24"/>
              </w:rPr>
              <w:t xml:space="preserve"> username.</w:t>
            </w:r>
          </w:p>
          <w:p w:rsidR="00872D28" w:rsidP="7FB16707" w:rsidRDefault="00872D28" w14:paraId="4298DFF0" wp14:textId="77777777">
            <w:pPr>
              <w:pStyle w:val="ListParagraph"/>
              <w:numPr>
                <w:ilvl w:val="0"/>
                <w:numId w:val="17"/>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Display points </w:t>
            </w:r>
          </w:p>
          <w:p w:rsidR="00872D28" w:rsidP="7FB16707" w:rsidRDefault="00872D28" w14:paraId="32327798" wp14:textId="77777777">
            <w:pPr>
              <w:pStyle w:val="ListParagraph"/>
              <w:numPr>
                <w:ilvl w:val="0"/>
                <w:numId w:val="17"/>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Allow user to view the settings </w:t>
            </w:r>
          </w:p>
        </w:tc>
        <w:tc>
          <w:tcPr>
            <w:cnfStyle w:val="000000000000" w:firstRow="0" w:lastRow="0" w:firstColumn="0" w:lastColumn="0" w:oddVBand="0" w:evenVBand="0" w:oddHBand="0" w:evenHBand="0" w:firstRowFirstColumn="0" w:firstRowLastColumn="0" w:lastRowFirstColumn="0" w:lastRowLastColumn="0"/>
            <w:tcW w:w="4680" w:type="dxa"/>
            <w:tcMar/>
          </w:tcPr>
          <w:p w:rsidR="00872D28" w:rsidP="7FB16707" w:rsidRDefault="00872D28" w14:paraId="68DA7CDE" wp14:textId="77777777">
            <w:pPr>
              <w:pStyle w:val="ListParagraph"/>
              <w:numPr>
                <w:ilvl w:val="0"/>
                <w:numId w:val="18"/>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MainWindow</w:t>
            </w:r>
          </w:p>
          <w:p w:rsidR="00872D28" w:rsidP="7FB16707" w:rsidRDefault="00872D28" w14:paraId="4BE9347C" wp14:textId="77777777">
            <w:pPr>
              <w:pStyle w:val="ListParagraph"/>
              <w:numPr>
                <w:ilvl w:val="0"/>
                <w:numId w:val="18"/>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Settings</w:t>
            </w:r>
          </w:p>
        </w:tc>
      </w:tr>
    </w:tbl>
    <w:p xmlns:wp14="http://schemas.microsoft.com/office/word/2010/wordml" w:rsidR="00872D28" w:rsidP="7FB16707" w:rsidRDefault="00872D28" w14:paraId="3DEEC669" wp14:textId="77777777">
      <w:pPr>
        <w:rPr>
          <w:rFonts w:ascii="Times New Roman" w:hAnsi="Times New Roman" w:eastAsia="Times New Roman" w:cs="Times New Roman"/>
          <w:sz w:val="24"/>
          <w:szCs w:val="24"/>
        </w:rPr>
      </w:pPr>
    </w:p>
    <w:p xmlns:wp14="http://schemas.microsoft.com/office/word/2010/wordml" w:rsidR="00872D28" w:rsidP="7FB16707" w:rsidRDefault="00872D28" w14:paraId="3656B9AB" wp14:textId="77777777">
      <w:pPr>
        <w:rPr>
          <w:rFonts w:ascii="Times New Roman" w:hAnsi="Times New Roman" w:eastAsia="Times New Roman" w:cs="Times New Roman"/>
          <w:sz w:val="24"/>
          <w:szCs w:val="24"/>
        </w:rPr>
      </w:pPr>
    </w:p>
    <w:p xmlns:wp14="http://schemas.microsoft.com/office/word/2010/wordml" w:rsidR="00872D28" w:rsidP="7FB16707" w:rsidRDefault="00872D28" w14:paraId="45FB0818" wp14:textId="77777777">
      <w:pPr>
        <w:rPr>
          <w:rFonts w:ascii="Times New Roman" w:hAnsi="Times New Roman" w:eastAsia="Times New Roman" w:cs="Times New Roman"/>
          <w:sz w:val="24"/>
          <w:szCs w:val="24"/>
        </w:rPr>
      </w:pPr>
    </w:p>
    <w:tbl>
      <w:tblPr>
        <w:tblStyle w:val="GridTable6ColorfulAccent4"/>
        <w:tblW w:w="0" w:type="auto"/>
        <w:tblLayout w:type="fixed"/>
        <w:tblLook w:val="06A0"/>
      </w:tblPr>
      <w:tblGrid>
        <w:gridCol w:w="4680"/>
        <w:gridCol w:w="4779"/>
      </w:tblGrid>
      <w:tr xmlns:wp14="http://schemas.microsoft.com/office/word/2010/wordml" w:rsidR="00872D28" w:rsidTr="7FB16707" w14:paraId="40DC332A" wp14:textId="77777777">
        <w:trPr>
          <w:cnfStyle w:val="100000000000"/>
          <w:trHeight w:val="300"/>
        </w:trPr>
        <w:tc>
          <w:tcPr>
            <w:cnfStyle w:val="001000000000" w:firstRow="0" w:lastRow="0" w:firstColumn="1" w:lastColumn="0" w:oddVBand="0" w:evenVBand="0" w:oddHBand="0" w:evenHBand="0" w:firstRowFirstColumn="0" w:firstRowLastColumn="0" w:lastRowFirstColumn="0" w:lastRowLastColumn="0"/>
            <w:tcW w:w="9459" w:type="dxa"/>
            <w:gridSpan w:val="2"/>
            <w:shd w:val="clear" w:color="auto" w:fill="0070C0"/>
            <w:tcMar/>
          </w:tcPr>
          <w:p w:rsidR="00872D28" w:rsidP="7FB16707" w:rsidRDefault="00872D28" w14:paraId="44F78321" wp14:textId="77777777">
            <w:pPr>
              <w:spacing w:line="279" w:lineRule="auto"/>
              <w:jc w:val="center"/>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Learn</w:t>
            </w:r>
          </w:p>
        </w:tc>
      </w:tr>
      <w:tr xmlns:wp14="http://schemas.microsoft.com/office/word/2010/wordml" w:rsidR="00872D28" w:rsidTr="7FB16707" w14:paraId="4F6EF318" wp14:textId="77777777">
        <w:trPr>
          <w:trHeight w:val="1200"/>
        </w:trPr>
        <w:tc>
          <w:tcPr>
            <w:cnfStyle w:val="001000000000" w:firstRow="0" w:lastRow="0" w:firstColumn="1" w:lastColumn="0" w:oddVBand="0" w:evenVBand="0" w:oddHBand="0" w:evenHBand="0" w:firstRowFirstColumn="0" w:firstRowLastColumn="0" w:lastRowFirstColumn="0" w:lastRowLastColumn="0"/>
            <w:tcW w:w="4680" w:type="dxa"/>
            <w:tcMar/>
          </w:tcPr>
          <w:p w:rsidR="00872D28" w:rsidP="7FB16707" w:rsidRDefault="00872D28" w14:paraId="3300ABF3" wp14:textId="77777777">
            <w:pPr>
              <w:pStyle w:val="ListParagraph"/>
              <w:numPr>
                <w:ilvl w:val="0"/>
                <w:numId w:val="16"/>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Allow </w:t>
            </w:r>
            <w:r w:rsidRPr="7FB16707" w:rsidR="00872D28">
              <w:rPr>
                <w:rFonts w:ascii="Times New Roman" w:hAnsi="Times New Roman" w:eastAsia="Times New Roman" w:cs="Times New Roman"/>
                <w:color w:val="auto"/>
                <w:sz w:val="24"/>
                <w:szCs w:val="24"/>
              </w:rPr>
              <w:t>user</w:t>
            </w:r>
            <w:r w:rsidRPr="7FB16707" w:rsidR="00872D28">
              <w:rPr>
                <w:rFonts w:ascii="Times New Roman" w:hAnsi="Times New Roman" w:eastAsia="Times New Roman" w:cs="Times New Roman"/>
                <w:color w:val="auto"/>
                <w:sz w:val="24"/>
                <w:szCs w:val="24"/>
              </w:rPr>
              <w:t xml:space="preserve"> to select the language, either C or java learning path.</w:t>
            </w:r>
          </w:p>
          <w:p w:rsidR="00872D28" w:rsidP="7FB16707" w:rsidRDefault="00872D28" w14:paraId="79DE4A3C" wp14:textId="77777777">
            <w:pPr>
              <w:pStyle w:val="ListParagraph"/>
              <w:numPr>
                <w:ilvl w:val="0"/>
                <w:numId w:val="16"/>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Connects with the main window, navigate between them.</w:t>
            </w:r>
          </w:p>
        </w:tc>
        <w:tc>
          <w:tcPr>
            <w:cnfStyle w:val="000000000000" w:firstRow="0" w:lastRow="0" w:firstColumn="0" w:lastColumn="0" w:oddVBand="0" w:evenVBand="0" w:oddHBand="0" w:evenHBand="0" w:firstRowFirstColumn="0" w:firstRowLastColumn="0" w:lastRowFirstColumn="0" w:lastRowLastColumn="0"/>
            <w:tcW w:w="4779" w:type="dxa"/>
            <w:tcMar/>
          </w:tcPr>
          <w:p w:rsidR="00872D28" w:rsidP="7FB16707" w:rsidRDefault="00872D28" w14:paraId="08B4DDDA" wp14:textId="77777777">
            <w:pPr>
              <w:pStyle w:val="ListParagraph"/>
              <w:numPr>
                <w:ilvl w:val="0"/>
                <w:numId w:val="18"/>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MainWindow</w:t>
            </w:r>
          </w:p>
          <w:p w:rsidR="00872D28" w:rsidP="7FB16707" w:rsidRDefault="00872D28" w14:paraId="1D02525A" wp14:textId="77777777">
            <w:pPr>
              <w:pStyle w:val="ListParagraph"/>
              <w:numPr>
                <w:ilvl w:val="0"/>
                <w:numId w:val="18"/>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Lessons</w:t>
            </w:r>
          </w:p>
        </w:tc>
      </w:tr>
    </w:tbl>
    <w:p xmlns:wp14="http://schemas.microsoft.com/office/word/2010/wordml" w:rsidR="00872D28" w:rsidP="7FB16707" w:rsidRDefault="00872D28" w14:paraId="049F31CB" wp14:textId="77777777">
      <w:pPr>
        <w:rPr>
          <w:rFonts w:ascii="Times New Roman" w:hAnsi="Times New Roman" w:eastAsia="Times New Roman" w:cs="Times New Roman"/>
          <w:sz w:val="24"/>
          <w:szCs w:val="24"/>
        </w:rPr>
      </w:pPr>
    </w:p>
    <w:tbl>
      <w:tblPr>
        <w:tblStyle w:val="GridTable6ColorfulAccent4"/>
        <w:tblW w:w="0" w:type="auto"/>
        <w:tblLayout w:type="fixed"/>
        <w:tblLook w:val="06A0"/>
      </w:tblPr>
      <w:tblGrid>
        <w:gridCol w:w="4680"/>
        <w:gridCol w:w="4779"/>
      </w:tblGrid>
      <w:tr xmlns:wp14="http://schemas.microsoft.com/office/word/2010/wordml" w:rsidR="00872D28" w:rsidTr="7FB16707" w14:paraId="0E965AC8" wp14:textId="77777777">
        <w:trPr>
          <w:cnfStyle w:val="100000000000"/>
          <w:trHeight w:val="300"/>
        </w:trPr>
        <w:tc>
          <w:tcPr>
            <w:cnfStyle w:val="001000000000" w:firstRow="0" w:lastRow="0" w:firstColumn="1" w:lastColumn="0" w:oddVBand="0" w:evenVBand="0" w:oddHBand="0" w:evenHBand="0" w:firstRowFirstColumn="0" w:firstRowLastColumn="0" w:lastRowFirstColumn="0" w:lastRowLastColumn="0"/>
            <w:tcW w:w="9459" w:type="dxa"/>
            <w:gridSpan w:val="2"/>
            <w:shd w:val="clear" w:color="auto" w:fill="0070C0"/>
            <w:tcMar/>
          </w:tcPr>
          <w:p w:rsidR="00872D28" w:rsidP="7FB16707" w:rsidRDefault="00872D28" w14:paraId="12EC1A3B" wp14:textId="77777777">
            <w:pPr>
              <w:spacing w:line="279" w:lineRule="auto"/>
              <w:jc w:val="center"/>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Lessons</w:t>
            </w:r>
          </w:p>
        </w:tc>
      </w:tr>
      <w:tr xmlns:wp14="http://schemas.microsoft.com/office/word/2010/wordml" w:rsidR="00872D28" w:rsidTr="7FB16707" w14:paraId="1FE13092" wp14:textId="77777777">
        <w:trPr>
          <w:trHeight w:val="1200"/>
        </w:trPr>
        <w:tc>
          <w:tcPr>
            <w:cnfStyle w:val="001000000000" w:firstRow="0" w:lastRow="0" w:firstColumn="1" w:lastColumn="0" w:oddVBand="0" w:evenVBand="0" w:oddHBand="0" w:evenHBand="0" w:firstRowFirstColumn="0" w:firstRowLastColumn="0" w:lastRowFirstColumn="0" w:lastRowLastColumn="0"/>
            <w:tcW w:w="4680" w:type="dxa"/>
            <w:tcMar/>
          </w:tcPr>
          <w:p w:rsidR="00872D28" w:rsidP="7FB16707" w:rsidRDefault="00872D28" w14:paraId="7F9C0EC3" wp14:textId="77777777">
            <w:pPr>
              <w:pStyle w:val="ListParagraph"/>
              <w:numPr>
                <w:ilvl w:val="0"/>
                <w:numId w:val="16"/>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Throw user lessons to learn </w:t>
            </w:r>
          </w:p>
          <w:p w:rsidR="00872D28" w:rsidP="7FB16707" w:rsidRDefault="00872D28" w14:paraId="20B22882" wp14:textId="77777777">
            <w:pPr>
              <w:pStyle w:val="ListParagraph"/>
              <w:numPr>
                <w:ilvl w:val="0"/>
                <w:numId w:val="16"/>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Allow user to attend quiz at the end of each lesson</w:t>
            </w:r>
          </w:p>
          <w:p w:rsidR="00872D28" w:rsidP="7FB16707" w:rsidRDefault="00872D28" w14:paraId="5D7486E1" wp14:textId="77777777">
            <w:pPr>
              <w:pStyle w:val="ListParagraph"/>
              <w:numPr>
                <w:ilvl w:val="0"/>
                <w:numId w:val="16"/>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Unlock next lesson only when you complete current lesson</w:t>
            </w:r>
          </w:p>
          <w:p w:rsidR="00872D28" w:rsidP="7FB16707" w:rsidRDefault="00872D28" w14:paraId="5063E4E6" wp14:textId="77777777">
            <w:pPr>
              <w:pStyle w:val="ListParagraph"/>
              <w:numPr>
                <w:ilvl w:val="0"/>
                <w:numId w:val="16"/>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At the end of quiz add the points and give result to the user</w:t>
            </w:r>
          </w:p>
          <w:p w:rsidR="00872D28" w:rsidP="7FB16707" w:rsidRDefault="00872D28" w14:paraId="597F311F" wp14:textId="77777777">
            <w:pPr>
              <w:pStyle w:val="ListParagraph"/>
              <w:numPr>
                <w:ilvl w:val="0"/>
                <w:numId w:val="16"/>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Save the progress automatically and update the points</w:t>
            </w:r>
          </w:p>
        </w:tc>
        <w:tc>
          <w:tcPr>
            <w:cnfStyle w:val="000000000000" w:firstRow="0" w:lastRow="0" w:firstColumn="0" w:lastColumn="0" w:oddVBand="0" w:evenVBand="0" w:oddHBand="0" w:evenHBand="0" w:firstRowFirstColumn="0" w:firstRowLastColumn="0" w:lastRowFirstColumn="0" w:lastRowLastColumn="0"/>
            <w:tcW w:w="4779" w:type="dxa"/>
            <w:tcMar/>
          </w:tcPr>
          <w:p w:rsidR="00872D28" w:rsidP="7FB16707" w:rsidRDefault="00872D28" w14:paraId="26C3C150" wp14:textId="77777777">
            <w:pPr>
              <w:pStyle w:val="ListParagraph"/>
              <w:numPr>
                <w:ilvl w:val="0"/>
                <w:numId w:val="15"/>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Learn</w:t>
            </w:r>
          </w:p>
        </w:tc>
      </w:tr>
    </w:tbl>
    <w:p xmlns:wp14="http://schemas.microsoft.com/office/word/2010/wordml" w:rsidR="00872D28" w:rsidP="7FB16707" w:rsidRDefault="00872D28" w14:paraId="53128261" wp14:textId="77777777">
      <w:pPr>
        <w:rPr>
          <w:rFonts w:ascii="Times New Roman" w:hAnsi="Times New Roman" w:eastAsia="Times New Roman" w:cs="Times New Roman"/>
          <w:sz w:val="24"/>
          <w:szCs w:val="24"/>
        </w:rPr>
      </w:pPr>
    </w:p>
    <w:tbl>
      <w:tblPr>
        <w:tblStyle w:val="GridTable6ColorfulAccent4"/>
        <w:tblW w:w="0" w:type="auto"/>
        <w:tblLayout w:type="fixed"/>
        <w:tblLook w:val="06A0"/>
      </w:tblPr>
      <w:tblGrid>
        <w:gridCol w:w="4680"/>
        <w:gridCol w:w="4779"/>
      </w:tblGrid>
      <w:tr xmlns:wp14="http://schemas.microsoft.com/office/word/2010/wordml" w:rsidR="00872D28" w:rsidTr="7FB16707" w14:paraId="72DBF2E4" wp14:textId="77777777">
        <w:trPr>
          <w:cnfStyle w:val="100000000000"/>
          <w:trHeight w:val="300"/>
        </w:trPr>
        <w:tc>
          <w:tcPr>
            <w:cnfStyle w:val="001000000000" w:firstRow="0" w:lastRow="0" w:firstColumn="1" w:lastColumn="0" w:oddVBand="0" w:evenVBand="0" w:oddHBand="0" w:evenHBand="0" w:firstRowFirstColumn="0" w:firstRowLastColumn="0" w:lastRowFirstColumn="0" w:lastRowLastColumn="0"/>
            <w:tcW w:w="9459" w:type="dxa"/>
            <w:gridSpan w:val="2"/>
            <w:shd w:val="clear" w:color="auto" w:fill="0070C0"/>
            <w:tcMar/>
          </w:tcPr>
          <w:p w:rsidR="00872D28" w:rsidP="7FB16707" w:rsidRDefault="00872D28" w14:paraId="0913371C" wp14:textId="77777777">
            <w:pPr>
              <w:spacing w:line="279" w:lineRule="auto"/>
              <w:jc w:val="center"/>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Test</w:t>
            </w:r>
          </w:p>
        </w:tc>
      </w:tr>
      <w:tr xmlns:wp14="http://schemas.microsoft.com/office/word/2010/wordml" w:rsidR="00872D28" w:rsidTr="7FB16707" w14:paraId="147F4312" wp14:textId="77777777">
        <w:trPr>
          <w:trHeight w:val="1200"/>
        </w:trPr>
        <w:tc>
          <w:tcPr>
            <w:cnfStyle w:val="001000000000" w:firstRow="0" w:lastRow="0" w:firstColumn="1" w:lastColumn="0" w:oddVBand="0" w:evenVBand="0" w:oddHBand="0" w:evenHBand="0" w:firstRowFirstColumn="0" w:firstRowLastColumn="0" w:lastRowFirstColumn="0" w:lastRowLastColumn="0"/>
            <w:tcW w:w="4680" w:type="dxa"/>
            <w:tcMar/>
          </w:tcPr>
          <w:p w:rsidR="00872D28" w:rsidP="7FB16707" w:rsidRDefault="00872D28" w14:paraId="41309FFF" wp14:textId="77777777">
            <w:pPr>
              <w:pStyle w:val="ListParagraph"/>
              <w:numPr>
                <w:ilvl w:val="0"/>
                <w:numId w:val="14"/>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Allow </w:t>
            </w:r>
            <w:r w:rsidRPr="7FB16707" w:rsidR="00872D28">
              <w:rPr>
                <w:rFonts w:ascii="Times New Roman" w:hAnsi="Times New Roman" w:eastAsia="Times New Roman" w:cs="Times New Roman"/>
                <w:color w:val="auto"/>
                <w:sz w:val="24"/>
                <w:szCs w:val="24"/>
              </w:rPr>
              <w:t>user</w:t>
            </w:r>
            <w:r w:rsidRPr="7FB16707" w:rsidR="00872D28">
              <w:rPr>
                <w:rFonts w:ascii="Times New Roman" w:hAnsi="Times New Roman" w:eastAsia="Times New Roman" w:cs="Times New Roman"/>
                <w:color w:val="auto"/>
                <w:sz w:val="24"/>
                <w:szCs w:val="24"/>
              </w:rPr>
              <w:t xml:space="preserve"> to attend the test.</w:t>
            </w:r>
          </w:p>
          <w:p w:rsidR="00872D28" w:rsidP="7FB16707" w:rsidRDefault="00872D28" w14:paraId="6B6312A9" wp14:textId="77777777">
            <w:pPr>
              <w:pStyle w:val="ListParagraph"/>
              <w:numPr>
                <w:ilvl w:val="0"/>
                <w:numId w:val="14"/>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Display questions based on progress level</w:t>
            </w:r>
          </w:p>
          <w:p w:rsidR="00872D28" w:rsidP="7FB16707" w:rsidRDefault="00872D28" w14:paraId="4E5DBDAB" wp14:textId="77777777">
            <w:pPr>
              <w:pStyle w:val="ListParagraph"/>
              <w:numPr>
                <w:ilvl w:val="0"/>
                <w:numId w:val="14"/>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Save progress on every test completion and update the points</w:t>
            </w:r>
          </w:p>
          <w:p w:rsidR="00872D28" w:rsidP="7FB16707" w:rsidRDefault="00872D28" w14:paraId="68F674B8" wp14:textId="77777777">
            <w:pPr>
              <w:pStyle w:val="ListParagraph"/>
              <w:numPr>
                <w:ilvl w:val="0"/>
                <w:numId w:val="14"/>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Get result and display to the user</w:t>
            </w:r>
          </w:p>
        </w:tc>
        <w:tc>
          <w:tcPr>
            <w:cnfStyle w:val="000000000000" w:firstRow="0" w:lastRow="0" w:firstColumn="0" w:lastColumn="0" w:oddVBand="0" w:evenVBand="0" w:oddHBand="0" w:evenHBand="0" w:firstRowFirstColumn="0" w:firstRowLastColumn="0" w:lastRowFirstColumn="0" w:lastRowLastColumn="0"/>
            <w:tcW w:w="4779" w:type="dxa"/>
            <w:tcMar/>
          </w:tcPr>
          <w:p w:rsidR="00872D28" w:rsidP="7FB16707" w:rsidRDefault="00872D28" w14:paraId="45D9A71F" wp14:textId="77777777">
            <w:pPr>
              <w:pStyle w:val="ListParagraph"/>
              <w:numPr>
                <w:ilvl w:val="0"/>
                <w:numId w:val="13"/>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MainWindow</w:t>
            </w:r>
          </w:p>
        </w:tc>
      </w:tr>
    </w:tbl>
    <w:p xmlns:wp14="http://schemas.microsoft.com/office/word/2010/wordml" w:rsidR="00872D28" w:rsidP="7FB16707" w:rsidRDefault="00872D28" w14:paraId="62486C05" wp14:textId="77777777">
      <w:pPr>
        <w:rPr>
          <w:rFonts w:ascii="Times New Roman" w:hAnsi="Times New Roman" w:eastAsia="Times New Roman" w:cs="Times New Roman"/>
          <w:sz w:val="24"/>
          <w:szCs w:val="24"/>
        </w:rPr>
      </w:pPr>
    </w:p>
    <w:tbl>
      <w:tblPr>
        <w:tblStyle w:val="GridTable6ColorfulAccent4"/>
        <w:tblW w:w="0" w:type="auto"/>
        <w:tblLayout w:type="fixed"/>
        <w:tblLook w:val="06A0"/>
      </w:tblPr>
      <w:tblGrid>
        <w:gridCol w:w="4680"/>
        <w:gridCol w:w="4779"/>
      </w:tblGrid>
      <w:tr xmlns:wp14="http://schemas.microsoft.com/office/word/2010/wordml" w:rsidR="00872D28" w:rsidTr="7FB16707" w14:paraId="7EE4D36A" wp14:textId="77777777">
        <w:trPr>
          <w:cnfStyle w:val="100000000000"/>
          <w:trHeight w:val="300"/>
        </w:trPr>
        <w:tc>
          <w:tcPr>
            <w:cnfStyle w:val="001000000000" w:firstRow="0" w:lastRow="0" w:firstColumn="1" w:lastColumn="0" w:oddVBand="0" w:evenVBand="0" w:oddHBand="0" w:evenHBand="0" w:firstRowFirstColumn="0" w:firstRowLastColumn="0" w:lastRowFirstColumn="0" w:lastRowLastColumn="0"/>
            <w:tcW w:w="9459" w:type="dxa"/>
            <w:gridSpan w:val="2"/>
            <w:shd w:val="clear" w:color="auto" w:fill="0070C0"/>
            <w:tcMar/>
          </w:tcPr>
          <w:p w:rsidR="00872D28" w:rsidP="7FB16707" w:rsidRDefault="00872D28" w14:paraId="1ECFC00A" wp14:textId="77777777">
            <w:pPr>
              <w:spacing w:line="279" w:lineRule="auto"/>
              <w:jc w:val="center"/>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DailyQuestions</w:t>
            </w:r>
          </w:p>
        </w:tc>
      </w:tr>
      <w:tr xmlns:wp14="http://schemas.microsoft.com/office/word/2010/wordml" w:rsidR="00872D28" w:rsidTr="7FB16707" w14:paraId="7675699E" wp14:textId="77777777">
        <w:trPr>
          <w:trHeight w:val="1200"/>
        </w:trPr>
        <w:tc>
          <w:tcPr>
            <w:cnfStyle w:val="001000000000" w:firstRow="0" w:lastRow="0" w:firstColumn="1" w:lastColumn="0" w:oddVBand="0" w:evenVBand="0" w:oddHBand="0" w:evenHBand="0" w:firstRowFirstColumn="0" w:firstRowLastColumn="0" w:lastRowFirstColumn="0" w:lastRowLastColumn="0"/>
            <w:tcW w:w="4680" w:type="dxa"/>
            <w:tcMar/>
          </w:tcPr>
          <w:p w:rsidR="00872D28" w:rsidP="7FB16707" w:rsidRDefault="00872D28" w14:paraId="71F6F1E6" wp14:textId="77777777">
            <w:pPr>
              <w:pStyle w:val="ListParagraph"/>
              <w:numPr>
                <w:ilvl w:val="0"/>
                <w:numId w:val="12"/>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Provide questions that resets for every 24 </w:t>
            </w:r>
            <w:r w:rsidRPr="7FB16707" w:rsidR="00872D28">
              <w:rPr>
                <w:rFonts w:ascii="Times New Roman" w:hAnsi="Times New Roman" w:eastAsia="Times New Roman" w:cs="Times New Roman"/>
                <w:color w:val="auto"/>
                <w:sz w:val="24"/>
                <w:szCs w:val="24"/>
              </w:rPr>
              <w:t>hrs</w:t>
            </w:r>
          </w:p>
          <w:p w:rsidR="00872D28" w:rsidP="7FB16707" w:rsidRDefault="00872D28" w14:paraId="0B177685" wp14:textId="77777777">
            <w:pPr>
              <w:pStyle w:val="ListParagraph"/>
              <w:numPr>
                <w:ilvl w:val="0"/>
                <w:numId w:val="12"/>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Allow </w:t>
            </w:r>
            <w:r w:rsidRPr="7FB16707" w:rsidR="00872D28">
              <w:rPr>
                <w:rFonts w:ascii="Times New Roman" w:hAnsi="Times New Roman" w:eastAsia="Times New Roman" w:cs="Times New Roman"/>
                <w:color w:val="auto"/>
                <w:sz w:val="24"/>
                <w:szCs w:val="24"/>
              </w:rPr>
              <w:t>user</w:t>
            </w:r>
            <w:r w:rsidRPr="7FB16707" w:rsidR="00872D28">
              <w:rPr>
                <w:rFonts w:ascii="Times New Roman" w:hAnsi="Times New Roman" w:eastAsia="Times New Roman" w:cs="Times New Roman"/>
                <w:color w:val="auto"/>
                <w:sz w:val="24"/>
                <w:szCs w:val="24"/>
              </w:rPr>
              <w:t xml:space="preserve"> to attend the test.</w:t>
            </w:r>
          </w:p>
          <w:p w:rsidR="00872D28" w:rsidP="7FB16707" w:rsidRDefault="00872D28" w14:paraId="73F0096E" wp14:textId="77777777">
            <w:pPr>
              <w:pStyle w:val="ListParagraph"/>
              <w:numPr>
                <w:ilvl w:val="0"/>
                <w:numId w:val="12"/>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Save progress and update the points.</w:t>
            </w:r>
          </w:p>
          <w:p w:rsidR="00872D28" w:rsidP="7FB16707" w:rsidRDefault="00872D28" w14:paraId="31E43656" wp14:textId="77777777">
            <w:pPr>
              <w:pStyle w:val="ListParagraph"/>
              <w:numPr>
                <w:ilvl w:val="0"/>
                <w:numId w:val="12"/>
              </w:numPr>
              <w:spacing w:after="0" w:line="240" w:lineRule="auto"/>
              <w:rPr>
                <w:rFonts w:ascii="Times New Roman" w:hAnsi="Times New Roman" w:eastAsia="Times New Roman" w:cs="Times New Roman"/>
                <w:color w:val="auto"/>
                <w:sz w:val="24"/>
                <w:szCs w:val="24"/>
              </w:rPr>
            </w:pPr>
            <w:r w:rsidRPr="7FB16707" w:rsidR="00872D28">
              <w:rPr>
                <w:rFonts w:ascii="Times New Roman" w:hAnsi="Times New Roman" w:eastAsia="Times New Roman" w:cs="Times New Roman"/>
                <w:color w:val="auto"/>
                <w:sz w:val="24"/>
                <w:szCs w:val="24"/>
              </w:rPr>
              <w:t xml:space="preserve">Get result and display to the user </w:t>
            </w:r>
          </w:p>
        </w:tc>
        <w:tc>
          <w:tcPr>
            <w:cnfStyle w:val="000000000000" w:firstRow="0" w:lastRow="0" w:firstColumn="0" w:lastColumn="0" w:oddVBand="0" w:evenVBand="0" w:oddHBand="0" w:evenHBand="0" w:firstRowFirstColumn="0" w:firstRowLastColumn="0" w:lastRowFirstColumn="0" w:lastRowLastColumn="0"/>
            <w:tcW w:w="4779" w:type="dxa"/>
            <w:tcMar/>
          </w:tcPr>
          <w:p w:rsidR="00872D28" w:rsidP="7FB16707" w:rsidRDefault="00872D28" w14:paraId="1A2C0DF3" wp14:textId="77777777">
            <w:pPr>
              <w:pStyle w:val="ListParagraph"/>
              <w:numPr>
                <w:ilvl w:val="0"/>
                <w:numId w:val="11"/>
              </w:numPr>
              <w:spacing w:after="0" w:line="240" w:lineRule="auto"/>
              <w:cnfStyle w:val="000000000000"/>
              <w:rPr>
                <w:rFonts w:ascii="Times New Roman" w:hAnsi="Times New Roman" w:eastAsia="Times New Roman" w:cs="Times New Roman"/>
                <w:b w:val="1"/>
                <w:bCs w:val="1"/>
                <w:color w:val="auto"/>
                <w:sz w:val="24"/>
                <w:szCs w:val="24"/>
              </w:rPr>
            </w:pPr>
            <w:r w:rsidRPr="7FB16707" w:rsidR="00872D28">
              <w:rPr>
                <w:rFonts w:ascii="Times New Roman" w:hAnsi="Times New Roman" w:eastAsia="Times New Roman" w:cs="Times New Roman"/>
                <w:b w:val="1"/>
                <w:bCs w:val="1"/>
                <w:color w:val="auto"/>
                <w:sz w:val="24"/>
                <w:szCs w:val="24"/>
              </w:rPr>
              <w:t>MainWindow</w:t>
            </w:r>
          </w:p>
        </w:tc>
      </w:tr>
    </w:tbl>
    <w:p xmlns:wp14="http://schemas.microsoft.com/office/word/2010/wordml" w:rsidR="00872D28" w:rsidP="7FB16707" w:rsidRDefault="00872D28" w14:paraId="4101652C" wp14:textId="77777777">
      <w:pPr>
        <w:rPr>
          <w:rFonts w:ascii="Times New Roman" w:hAnsi="Times New Roman" w:eastAsia="Times New Roman" w:cs="Times New Roman"/>
          <w:sz w:val="24"/>
          <w:szCs w:val="24"/>
        </w:rPr>
      </w:pPr>
    </w:p>
    <w:p xmlns:wp14="http://schemas.microsoft.com/office/word/2010/wordml" w:rsidR="00872D28" w:rsidP="7FB16707" w:rsidRDefault="00872D28" w14:paraId="4B99056E" wp14:textId="77777777">
      <w:pPr>
        <w:rPr>
          <w:rFonts w:ascii="Times New Roman" w:hAnsi="Times New Roman" w:eastAsia="Times New Roman" w:cs="Times New Roman"/>
          <w:b w:val="1"/>
          <w:bCs w:val="1"/>
          <w:sz w:val="24"/>
          <w:szCs w:val="24"/>
        </w:rPr>
      </w:pPr>
    </w:p>
    <w:p xmlns:wp14="http://schemas.microsoft.com/office/word/2010/wordml" w:rsidR="00872D28" w:rsidP="7FB16707" w:rsidRDefault="00872D28" w14:paraId="1299C43A" wp14:textId="77777777">
      <w:pPr>
        <w:rPr>
          <w:rFonts w:ascii="Times New Roman" w:hAnsi="Times New Roman" w:eastAsia="Times New Roman" w:cs="Times New Roman"/>
          <w:b w:val="1"/>
          <w:bCs w:val="1"/>
          <w:sz w:val="24"/>
          <w:szCs w:val="24"/>
        </w:rPr>
      </w:pPr>
    </w:p>
    <w:p xmlns:wp14="http://schemas.microsoft.com/office/word/2010/wordml" w:rsidR="00872D28" w:rsidP="7FB16707" w:rsidRDefault="00872D28" w14:paraId="4DDBEF00" wp14:textId="77777777">
      <w:pPr>
        <w:rPr>
          <w:rFonts w:ascii="Times New Roman" w:hAnsi="Times New Roman" w:eastAsia="Times New Roman" w:cs="Times New Roman"/>
          <w:b w:val="1"/>
          <w:bCs w:val="1"/>
          <w:sz w:val="24"/>
          <w:szCs w:val="24"/>
        </w:rPr>
      </w:pPr>
    </w:p>
    <w:p xmlns:wp14="http://schemas.microsoft.com/office/word/2010/wordml" w:rsidR="00872D28" w:rsidP="7FB16707" w:rsidRDefault="00872D28" w14:paraId="3461D779" wp14:textId="77777777">
      <w:pPr>
        <w:rPr>
          <w:rFonts w:ascii="Times New Roman" w:hAnsi="Times New Roman" w:eastAsia="Times New Roman" w:cs="Times New Roman"/>
          <w:b w:val="1"/>
          <w:bCs w:val="1"/>
          <w:sz w:val="24"/>
          <w:szCs w:val="24"/>
        </w:rPr>
      </w:pPr>
    </w:p>
    <w:p w:rsidR="7FB16707" w:rsidP="7FB16707" w:rsidRDefault="7FB16707" w14:paraId="5CF884F5" w14:textId="706BFD1F">
      <w:pPr>
        <w:rPr>
          <w:rFonts w:ascii="Times New Roman" w:hAnsi="Times New Roman" w:eastAsia="Times New Roman" w:cs="Times New Roman"/>
          <w:b w:val="1"/>
          <w:bCs w:val="1"/>
          <w:sz w:val="24"/>
          <w:szCs w:val="24"/>
        </w:rPr>
      </w:pPr>
    </w:p>
    <w:p w:rsidR="7FB16707" w:rsidP="7FB16707" w:rsidRDefault="7FB16707" w14:paraId="5D0A432D" w14:textId="2A704565">
      <w:pPr>
        <w:rPr>
          <w:rFonts w:ascii="Times New Roman" w:hAnsi="Times New Roman" w:eastAsia="Times New Roman" w:cs="Times New Roman"/>
          <w:b w:val="1"/>
          <w:bCs w:val="1"/>
          <w:sz w:val="24"/>
          <w:szCs w:val="24"/>
        </w:rPr>
      </w:pPr>
    </w:p>
    <w:p w:rsidR="7FB16707" w:rsidP="7FB16707" w:rsidRDefault="7FB16707" w14:paraId="69BD4DA8" w14:textId="4A5CC5D7">
      <w:pPr>
        <w:rPr>
          <w:rFonts w:ascii="Times New Roman" w:hAnsi="Times New Roman" w:eastAsia="Times New Roman" w:cs="Times New Roman"/>
          <w:b w:val="1"/>
          <w:bCs w:val="1"/>
          <w:sz w:val="24"/>
          <w:szCs w:val="24"/>
        </w:rPr>
      </w:pPr>
    </w:p>
    <w:p xmlns:wp14="http://schemas.microsoft.com/office/word/2010/wordml" w:rsidR="00872D28" w:rsidP="7FB16707" w:rsidRDefault="00872D28" w14:paraId="1F1ECE16" wp14:textId="77777777">
      <w:pPr>
        <w:ind w:firstLine="0"/>
        <w:rPr>
          <w:rFonts w:ascii="Times New Roman" w:hAnsi="Times New Roman" w:eastAsia="Times New Roman" w:cs="Times New Roman"/>
          <w:b w:val="1"/>
          <w:bCs w:val="1"/>
          <w:sz w:val="28"/>
          <w:szCs w:val="28"/>
          <w:u w:val="single"/>
        </w:rPr>
      </w:pPr>
      <w:r w:rsidRPr="7FB16707" w:rsidR="00872D28">
        <w:rPr>
          <w:rFonts w:ascii="Times New Roman" w:hAnsi="Times New Roman" w:eastAsia="Times New Roman" w:cs="Times New Roman"/>
          <w:b w:val="1"/>
          <w:bCs w:val="1"/>
          <w:sz w:val="28"/>
          <w:szCs w:val="28"/>
          <w:u w:val="single"/>
        </w:rPr>
        <w:t>7.5 Data Flow Diagram</w:t>
      </w:r>
    </w:p>
    <w:p xmlns:wp14="http://schemas.microsoft.com/office/word/2010/wordml" w:rsidR="00872D28" w:rsidP="7FB16707" w:rsidRDefault="00872D28" w14:paraId="6EE9EBD7" wp14:textId="77777777">
      <w:pPr>
        <w:ind w:left="720"/>
        <w:rPr>
          <w:rFonts w:ascii="Times New Roman" w:hAnsi="Times New Roman" w:eastAsia="Times New Roman" w:cs="Times New Roman"/>
          <w:b w:val="1"/>
          <w:bCs w:val="1"/>
          <w:sz w:val="28"/>
          <w:szCs w:val="28"/>
          <w:u w:val="single"/>
        </w:rPr>
      </w:pPr>
      <w:r w:rsidRPr="7FB16707" w:rsidR="00872D28">
        <w:rPr>
          <w:rFonts w:ascii="Times New Roman" w:hAnsi="Times New Roman" w:eastAsia="Times New Roman" w:cs="Times New Roman"/>
          <w:b w:val="1"/>
          <w:bCs w:val="1"/>
          <w:sz w:val="28"/>
          <w:szCs w:val="28"/>
          <w:u w:val="single"/>
        </w:rPr>
        <w:t>Level 0:</w:t>
      </w:r>
    </w:p>
    <w:p xmlns:wp14="http://schemas.microsoft.com/office/word/2010/wordml" w:rsidR="00872D28" w:rsidP="7FB16707" w:rsidRDefault="00872D28" w14:paraId="3CF2D8B6" wp14:textId="77777777">
      <w:pPr>
        <w:rPr>
          <w:rFonts w:ascii="Times New Roman" w:hAnsi="Times New Roman" w:eastAsia="Times New Roman" w:cs="Times New Roman"/>
          <w:b w:val="1"/>
          <w:bCs w:val="1"/>
          <w:sz w:val="24"/>
          <w:szCs w:val="24"/>
          <w:u w:val="single"/>
        </w:rPr>
      </w:pPr>
      <w:r w:rsidRPr="00872D28">
        <w:rPr>
          <w:b/>
          <w:sz w:val="28"/>
          <w:szCs w:val="28"/>
        </w:rPr>
        <w:drawing>
          <wp:inline xmlns:wp14="http://schemas.microsoft.com/office/word/2010/wordprocessingDrawing" distT="0" distB="0" distL="0" distR="0" wp14:anchorId="06ADBFEF" wp14:editId="7777777">
            <wp:extent cx="5943600" cy="3181350"/>
            <wp:effectExtent l="1905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181350"/>
                    </a:xfrm>
                    <a:prstGeom prst="rect">
                      <a:avLst/>
                    </a:prstGeom>
                    <a:ln/>
                  </pic:spPr>
                </pic:pic>
              </a:graphicData>
            </a:graphic>
          </wp:inline>
        </w:drawing>
      </w:r>
    </w:p>
    <w:p xmlns:wp14="http://schemas.microsoft.com/office/word/2010/wordml" w:rsidR="00872D28" w:rsidP="7FB16707" w:rsidRDefault="00872D28" w14:paraId="7F179F9C" wp14:textId="77777777">
      <w:pPr>
        <w:ind w:left="720"/>
        <w:rPr>
          <w:rFonts w:ascii="Times New Roman" w:hAnsi="Times New Roman" w:eastAsia="Times New Roman" w:cs="Times New Roman"/>
          <w:b w:val="1"/>
          <w:bCs w:val="1"/>
          <w:sz w:val="28"/>
          <w:szCs w:val="28"/>
          <w:u w:val="single"/>
        </w:rPr>
      </w:pPr>
      <w:r w:rsidRPr="7FB16707" w:rsidR="00872D28">
        <w:rPr>
          <w:rFonts w:ascii="Times New Roman" w:hAnsi="Times New Roman" w:eastAsia="Times New Roman" w:cs="Times New Roman"/>
          <w:b w:val="1"/>
          <w:bCs w:val="1"/>
          <w:sz w:val="28"/>
          <w:szCs w:val="28"/>
          <w:u w:val="single"/>
        </w:rPr>
        <w:t>Level 1:</w:t>
      </w:r>
    </w:p>
    <w:p xmlns:wp14="http://schemas.microsoft.com/office/word/2010/wordml" w:rsidR="00872D28" w:rsidP="7FB16707" w:rsidRDefault="00872D28" w14:paraId="0FB78278" wp14:textId="77777777" wp14:noSpellErr="1">
      <w:pPr>
        <w:rPr>
          <w:rFonts w:ascii="Times New Roman" w:hAnsi="Times New Roman" w:eastAsia="Times New Roman" w:cs="Times New Roman"/>
          <w:b w:val="1"/>
          <w:bCs w:val="1"/>
          <w:sz w:val="24"/>
          <w:szCs w:val="24"/>
        </w:rPr>
      </w:pPr>
      <w:r w:rsidRPr="00872D28">
        <w:rPr>
          <w:b/>
          <w:sz w:val="28"/>
          <w:szCs w:val="28"/>
        </w:rPr>
        <w:drawing>
          <wp:inline xmlns:wp14="http://schemas.microsoft.com/office/word/2010/wordprocessingDrawing" distT="0" distB="0" distL="0" distR="0" wp14:anchorId="1959F7DA" wp14:editId="7777777">
            <wp:extent cx="5943600" cy="2594982"/>
            <wp:effectExtent l="0" t="0" r="0" b="0"/>
            <wp:docPr id="22" name="image4.png" title=""/>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0" t="0" r="0" b="0"/>
                    <a:stretch>
                      <a:fillRect/>
                    </a:stretch>
                  </pic:blipFill>
                  <pic:spPr xmlns:pic="http://schemas.openxmlformats.org/drawingml/2006/picture">
                    <a:xfrm xmlns:a="http://schemas.openxmlformats.org/drawingml/2006/main" rot="0" flipH="0" flipV="0">
                      <a:off x="0" y="0"/>
                      <a:ext cx="5943600" cy="2594982"/>
                    </a:xfrm>
                    <a:prstGeom xmlns:a="http://schemas.openxmlformats.org/drawingml/2006/main" prst="rect">
                      <a:avLst/>
                    </a:prstGeom>
                    <a:ln xmlns:a="http://schemas.openxmlformats.org/drawingml/2006/main"/>
                  </pic:spPr>
                </pic:pic>
              </a:graphicData>
            </a:graphic>
          </wp:inline>
        </w:drawing>
      </w:r>
    </w:p>
    <w:p w:rsidR="7FB16707" w:rsidP="7FB16707" w:rsidRDefault="7FB16707" w14:paraId="40FD18D2" w14:textId="16534AC9">
      <w:pPr>
        <w:rPr>
          <w:rFonts w:ascii="Times New Roman" w:hAnsi="Times New Roman" w:eastAsia="Times New Roman" w:cs="Times New Roman"/>
          <w:b w:val="1"/>
          <w:bCs w:val="1"/>
          <w:sz w:val="24"/>
          <w:szCs w:val="24"/>
          <w:u w:val="single"/>
        </w:rPr>
      </w:pPr>
    </w:p>
    <w:p w:rsidR="7FB16707" w:rsidP="7FB16707" w:rsidRDefault="7FB16707" w14:paraId="32FC6642" w14:textId="751FE257">
      <w:pPr>
        <w:rPr>
          <w:rFonts w:ascii="Times New Roman" w:hAnsi="Times New Roman" w:eastAsia="Times New Roman" w:cs="Times New Roman"/>
          <w:b w:val="1"/>
          <w:bCs w:val="1"/>
          <w:sz w:val="24"/>
          <w:szCs w:val="24"/>
          <w:u w:val="single"/>
        </w:rPr>
      </w:pPr>
    </w:p>
    <w:p w:rsidR="67944DC3" w:rsidP="67944DC3" w:rsidRDefault="67944DC3" w14:paraId="42E199BF" w14:textId="66120ADC">
      <w:pPr>
        <w:ind w:left="720"/>
        <w:rPr>
          <w:rFonts w:ascii="Times New Roman" w:hAnsi="Times New Roman" w:eastAsia="Times New Roman" w:cs="Times New Roman"/>
          <w:b w:val="1"/>
          <w:bCs w:val="1"/>
          <w:sz w:val="28"/>
          <w:szCs w:val="28"/>
          <w:u w:val="single"/>
        </w:rPr>
      </w:pPr>
    </w:p>
    <w:p xmlns:wp14="http://schemas.microsoft.com/office/word/2010/wordml" w:rsidR="00872D28" w:rsidP="7FB16707" w:rsidRDefault="00872D28" w14:paraId="2785E92E" wp14:textId="77777777">
      <w:pPr>
        <w:ind w:left="720"/>
        <w:rPr>
          <w:rFonts w:ascii="Times New Roman" w:hAnsi="Times New Roman" w:eastAsia="Times New Roman" w:cs="Times New Roman"/>
          <w:b w:val="1"/>
          <w:bCs w:val="1"/>
          <w:sz w:val="28"/>
          <w:szCs w:val="28"/>
          <w:u w:val="single"/>
        </w:rPr>
      </w:pPr>
      <w:r w:rsidRPr="7FB16707" w:rsidR="00872D28">
        <w:rPr>
          <w:rFonts w:ascii="Times New Roman" w:hAnsi="Times New Roman" w:eastAsia="Times New Roman" w:cs="Times New Roman"/>
          <w:b w:val="1"/>
          <w:bCs w:val="1"/>
          <w:sz w:val="28"/>
          <w:szCs w:val="28"/>
          <w:u w:val="single"/>
        </w:rPr>
        <w:t>Level 2:</w:t>
      </w:r>
    </w:p>
    <w:p xmlns:wp14="http://schemas.microsoft.com/office/word/2010/wordml" w:rsidR="002F75F5" w:rsidP="7FB16707" w:rsidRDefault="002F75F5" w14:paraId="1FC39945" wp14:textId="77777777">
      <w:pPr>
        <w:rPr>
          <w:rFonts w:ascii="Times New Roman" w:hAnsi="Times New Roman" w:eastAsia="Times New Roman" w:cs="Times New Roman"/>
          <w:b w:val="1"/>
          <w:bCs w:val="1"/>
          <w:sz w:val="24"/>
          <w:szCs w:val="24"/>
          <w:u w:val="single"/>
        </w:rPr>
      </w:pPr>
      <w:r w:rsidRPr="002F75F5">
        <w:rPr>
          <w:b/>
          <w:sz w:val="28"/>
          <w:szCs w:val="28"/>
        </w:rPr>
        <w:drawing>
          <wp:inline xmlns:wp14="http://schemas.microsoft.com/office/word/2010/wordprocessingDrawing" distT="0" distB="0" distL="0" distR="0" wp14:anchorId="39088E9F" wp14:editId="7777777">
            <wp:extent cx="5943600" cy="3667464"/>
            <wp:effectExtent l="1905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667464"/>
                    </a:xfrm>
                    <a:prstGeom prst="rect">
                      <a:avLst/>
                    </a:prstGeom>
                    <a:ln/>
                  </pic:spPr>
                </pic:pic>
              </a:graphicData>
            </a:graphic>
          </wp:inline>
        </w:drawing>
      </w:r>
    </w:p>
    <w:p xmlns:wp14="http://schemas.microsoft.com/office/word/2010/wordml" w:rsidR="002F75F5" w:rsidP="7FB16707" w:rsidRDefault="002F75F5" w14:paraId="6BF7B0BC" wp14:textId="77777777">
      <w:pPr>
        <w:ind w:left="720"/>
        <w:rPr>
          <w:rFonts w:ascii="Times New Roman" w:hAnsi="Times New Roman" w:eastAsia="Times New Roman" w:cs="Times New Roman"/>
          <w:b w:val="1"/>
          <w:bCs w:val="1"/>
          <w:sz w:val="28"/>
          <w:szCs w:val="28"/>
          <w:u w:val="single"/>
        </w:rPr>
      </w:pPr>
      <w:r w:rsidRPr="7FB16707" w:rsidR="002F75F5">
        <w:rPr>
          <w:rFonts w:ascii="Times New Roman" w:hAnsi="Times New Roman" w:eastAsia="Times New Roman" w:cs="Times New Roman"/>
          <w:b w:val="1"/>
          <w:bCs w:val="1"/>
          <w:sz w:val="28"/>
          <w:szCs w:val="28"/>
          <w:u w:val="single"/>
        </w:rPr>
        <w:t>Level 3:</w:t>
      </w:r>
    </w:p>
    <w:p xmlns:wp14="http://schemas.microsoft.com/office/word/2010/wordml" w:rsidR="002F75F5" w:rsidP="7FB16707" w:rsidRDefault="002F75F5" w14:paraId="0562CB0E" wp14:textId="77777777" wp14:noSpellErr="1">
      <w:pPr>
        <w:rPr>
          <w:rFonts w:ascii="Times New Roman" w:hAnsi="Times New Roman" w:eastAsia="Times New Roman" w:cs="Times New Roman"/>
          <w:b w:val="1"/>
          <w:bCs w:val="1"/>
          <w:sz w:val="24"/>
          <w:szCs w:val="24"/>
        </w:rPr>
      </w:pPr>
      <w:r w:rsidRPr="002F75F5">
        <w:rPr>
          <w:b/>
          <w:sz w:val="28"/>
          <w:szCs w:val="28"/>
        </w:rPr>
        <w:drawing>
          <wp:inline xmlns:wp14="http://schemas.microsoft.com/office/word/2010/wordprocessingDrawing" distT="0" distB="0" distL="0" distR="0" wp14:anchorId="3F6E72CE" wp14:editId="7777777">
            <wp:extent cx="5940504" cy="2797969"/>
            <wp:effectExtent l="0" t="0" r="0" b="0"/>
            <wp:docPr id="24" name="image1.png" titl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0" t="0" r="0" b="0"/>
                    <a:stretch>
                      <a:fillRect/>
                    </a:stretch>
                  </pic:blipFill>
                  <pic:spPr xmlns:pic="http://schemas.openxmlformats.org/drawingml/2006/picture">
                    <a:xfrm xmlns:a="http://schemas.openxmlformats.org/drawingml/2006/main" rot="0" flipH="0" flipV="0">
                      <a:off x="0" y="0"/>
                      <a:ext cx="5940504" cy="2797969"/>
                    </a:xfrm>
                    <a:prstGeom xmlns:a="http://schemas.openxmlformats.org/drawingml/2006/main" prst="rect">
                      <a:avLst/>
                    </a:prstGeom>
                    <a:ln xmlns:a="http://schemas.openxmlformats.org/drawingml/2006/main"/>
                  </pic:spPr>
                </pic:pic>
              </a:graphicData>
            </a:graphic>
          </wp:inline>
        </w:drawing>
      </w:r>
    </w:p>
    <w:p w:rsidR="7FB16707" w:rsidP="7FB16707" w:rsidRDefault="7FB16707" w14:paraId="2970A28B" w14:textId="195693AA">
      <w:pPr>
        <w:rPr>
          <w:rFonts w:ascii="Times New Roman" w:hAnsi="Times New Roman" w:eastAsia="Times New Roman" w:cs="Times New Roman"/>
          <w:b w:val="1"/>
          <w:bCs w:val="1"/>
          <w:sz w:val="24"/>
          <w:szCs w:val="24"/>
        </w:rPr>
      </w:pPr>
    </w:p>
    <w:p w:rsidR="67944DC3" w:rsidP="67944DC3" w:rsidRDefault="67944DC3" w14:paraId="76878C6C" w14:textId="7BF2C69D">
      <w:pPr>
        <w:ind w:left="720"/>
        <w:rPr>
          <w:rFonts w:ascii="Times New Roman" w:hAnsi="Times New Roman" w:eastAsia="Times New Roman" w:cs="Times New Roman"/>
          <w:b w:val="1"/>
          <w:bCs w:val="1"/>
          <w:sz w:val="28"/>
          <w:szCs w:val="28"/>
          <w:u w:val="single"/>
        </w:rPr>
      </w:pPr>
    </w:p>
    <w:p xmlns:wp14="http://schemas.microsoft.com/office/word/2010/wordml" w:rsidR="002F75F5" w:rsidP="7FB16707" w:rsidRDefault="002F75F5" w14:paraId="78A999D7" wp14:textId="77777777">
      <w:pPr>
        <w:ind w:left="720"/>
        <w:rPr>
          <w:rFonts w:ascii="Times New Roman" w:hAnsi="Times New Roman" w:eastAsia="Times New Roman" w:cs="Times New Roman"/>
          <w:b w:val="1"/>
          <w:bCs w:val="1"/>
          <w:sz w:val="28"/>
          <w:szCs w:val="28"/>
          <w:u w:val="single"/>
        </w:rPr>
      </w:pPr>
      <w:r w:rsidRPr="7FB16707" w:rsidR="002F75F5">
        <w:rPr>
          <w:rFonts w:ascii="Times New Roman" w:hAnsi="Times New Roman" w:eastAsia="Times New Roman" w:cs="Times New Roman"/>
          <w:b w:val="1"/>
          <w:bCs w:val="1"/>
          <w:sz w:val="28"/>
          <w:szCs w:val="28"/>
          <w:u w:val="single"/>
        </w:rPr>
        <w:t>Level  4</w:t>
      </w:r>
      <w:r w:rsidRPr="7FB16707" w:rsidR="002F75F5">
        <w:rPr>
          <w:rFonts w:ascii="Times New Roman" w:hAnsi="Times New Roman" w:eastAsia="Times New Roman" w:cs="Times New Roman"/>
          <w:b w:val="1"/>
          <w:bCs w:val="1"/>
          <w:sz w:val="28"/>
          <w:szCs w:val="28"/>
          <w:u w:val="single"/>
        </w:rPr>
        <w:t>:</w:t>
      </w:r>
    </w:p>
    <w:p xmlns:wp14="http://schemas.microsoft.com/office/word/2010/wordml" w:rsidR="002F75F5" w:rsidP="7FB16707" w:rsidRDefault="002F75F5" w14:paraId="34CE0A41" wp14:textId="77777777">
      <w:pPr>
        <w:rPr>
          <w:rFonts w:ascii="Times New Roman" w:hAnsi="Times New Roman" w:eastAsia="Times New Roman" w:cs="Times New Roman"/>
          <w:b w:val="1"/>
          <w:bCs w:val="1"/>
          <w:sz w:val="24"/>
          <w:szCs w:val="24"/>
          <w:u w:val="single"/>
        </w:rPr>
      </w:pPr>
      <w:ins w:author="2022503011" w:date="2024-09-19T16:06:00Z" w:id="1199669158">
        <w:r w:rsidR="002F75F5">
          <w:drawing>
            <wp:inline xmlns:wp14="http://schemas.microsoft.com/office/word/2010/wordprocessingDrawing" wp14:editId="51ADDBE0" wp14:anchorId="140FE3E9">
              <wp:extent cx="6372225" cy="5410198"/>
              <wp:effectExtent l="19050" t="0" r="9525" b="0"/>
              <wp:docPr id="10" name="image3.png" title=""/>
              <wp:cNvGraphicFramePr>
                <a:graphicFrameLocks/>
              </wp:cNvGraphicFramePr>
              <a:graphic>
                <a:graphicData uri="http://schemas.openxmlformats.org/drawingml/2006/picture">
                  <pic:pic>
                    <pic:nvPicPr>
                      <pic:cNvPr id="0" name="image3.png"/>
                      <pic:cNvPicPr/>
                    </pic:nvPicPr>
                    <pic:blipFill>
                      <a:blip r:embed="Rf27e34ed6eff41ed">
                        <a:extLst>
                          <a:ext xmlns:a="http://schemas.openxmlformats.org/drawingml/2006/main" uri="{28A0092B-C50C-407E-A947-70E740481C1C}">
                            <a14:useLocalDpi val="0"/>
                          </a:ext>
                        </a:extLst>
                      </a:blip>
                      <a:stretch>
                        <a:fillRect/>
                      </a:stretch>
                    </pic:blipFill>
                    <pic:spPr>
                      <a:xfrm rot="0" flipH="0" flipV="0">
                        <a:off x="0" y="0"/>
                        <a:ext cx="6372225" cy="5410198"/>
                      </a:xfrm>
                      <a:prstGeom prst="rect">
                        <a:avLst/>
                      </a:prstGeom>
                    </pic:spPr>
                  </pic:pic>
                </a:graphicData>
              </a:graphic>
            </wp:inline>
          </w:drawing>
        </w:r>
      </w:ins>
    </w:p>
    <w:p xmlns:wp14="http://schemas.microsoft.com/office/word/2010/wordml" w:rsidR="002F75F5" w:rsidP="7FB16707" w:rsidRDefault="002F75F5" w14:paraId="62EBF3C5" wp14:textId="77777777">
      <w:pPr>
        <w:rPr>
          <w:rFonts w:ascii="Times New Roman" w:hAnsi="Times New Roman" w:eastAsia="Times New Roman" w:cs="Times New Roman"/>
          <w:b w:val="1"/>
          <w:bCs w:val="1"/>
          <w:sz w:val="24"/>
          <w:szCs w:val="24"/>
          <w:u w:val="single"/>
        </w:rPr>
      </w:pPr>
    </w:p>
    <w:p w:rsidR="7FB16707" w:rsidP="7FB16707" w:rsidRDefault="7FB16707" w14:paraId="09B7A922" w14:textId="7EF3ABB2">
      <w:pPr>
        <w:rPr>
          <w:rFonts w:ascii="Times New Roman" w:hAnsi="Times New Roman" w:eastAsia="Times New Roman" w:cs="Times New Roman"/>
          <w:b w:val="1"/>
          <w:bCs w:val="1"/>
          <w:sz w:val="24"/>
          <w:szCs w:val="24"/>
          <w:u w:val="single"/>
        </w:rPr>
      </w:pPr>
    </w:p>
    <w:p w:rsidR="7FB16707" w:rsidP="7FB16707" w:rsidRDefault="7FB16707" w14:paraId="4FA2AA97" w14:textId="0BBCE142">
      <w:pPr>
        <w:rPr>
          <w:rFonts w:ascii="Times New Roman" w:hAnsi="Times New Roman" w:eastAsia="Times New Roman" w:cs="Times New Roman"/>
          <w:b w:val="1"/>
          <w:bCs w:val="1"/>
          <w:sz w:val="24"/>
          <w:szCs w:val="24"/>
          <w:u w:val="single"/>
        </w:rPr>
      </w:pPr>
    </w:p>
    <w:p w:rsidR="7FB16707" w:rsidP="7FB16707" w:rsidRDefault="7FB16707" w14:paraId="10FAEAC9" w14:textId="078F4980">
      <w:pPr>
        <w:rPr>
          <w:rFonts w:ascii="Times New Roman" w:hAnsi="Times New Roman" w:eastAsia="Times New Roman" w:cs="Times New Roman"/>
          <w:b w:val="1"/>
          <w:bCs w:val="1"/>
          <w:sz w:val="24"/>
          <w:szCs w:val="24"/>
          <w:u w:val="single"/>
        </w:rPr>
      </w:pPr>
    </w:p>
    <w:p w:rsidR="7FB16707" w:rsidP="7FB16707" w:rsidRDefault="7FB16707" w14:paraId="53987CC4" w14:textId="29EB2EE1">
      <w:pPr>
        <w:rPr>
          <w:rFonts w:ascii="Times New Roman" w:hAnsi="Times New Roman" w:eastAsia="Times New Roman" w:cs="Times New Roman"/>
          <w:b w:val="1"/>
          <w:bCs w:val="1"/>
          <w:sz w:val="24"/>
          <w:szCs w:val="24"/>
          <w:u w:val="single"/>
        </w:rPr>
      </w:pPr>
    </w:p>
    <w:p w:rsidR="7FB16707" w:rsidP="7FB16707" w:rsidRDefault="7FB16707" w14:paraId="37F6EA4C" w14:textId="732A4F75">
      <w:pPr>
        <w:rPr>
          <w:rFonts w:ascii="Times New Roman" w:hAnsi="Times New Roman" w:eastAsia="Times New Roman" w:cs="Times New Roman"/>
          <w:b w:val="1"/>
          <w:bCs w:val="1"/>
          <w:sz w:val="24"/>
          <w:szCs w:val="24"/>
          <w:u w:val="single"/>
        </w:rPr>
      </w:pPr>
    </w:p>
    <w:p w:rsidR="67944DC3" w:rsidP="67944DC3" w:rsidRDefault="67944DC3" w14:paraId="384B3682" w14:textId="14728FD3">
      <w:pPr>
        <w:rPr>
          <w:rFonts w:ascii="Times New Roman" w:hAnsi="Times New Roman" w:eastAsia="Times New Roman" w:cs="Times New Roman"/>
          <w:b w:val="1"/>
          <w:bCs w:val="1"/>
          <w:sz w:val="24"/>
          <w:szCs w:val="24"/>
          <w:u w:val="single"/>
        </w:rPr>
      </w:pPr>
    </w:p>
    <w:p xmlns:wp14="http://schemas.microsoft.com/office/word/2010/wordml" w:rsidR="002F75F5" w:rsidP="7FB16707" w:rsidRDefault="002F75F5" wp14:textId="77777777" w14:paraId="058520EA">
      <w:pPr>
        <w:ind w:firstLine="0"/>
        <w:rPr>
          <w:rFonts w:ascii="Times New Roman" w:hAnsi="Times New Roman" w:eastAsia="Times New Roman" w:cs="Times New Roman"/>
          <w:b w:val="1"/>
          <w:bCs w:val="1"/>
          <w:sz w:val="32"/>
          <w:szCs w:val="32"/>
          <w:u w:val="single"/>
        </w:rPr>
      </w:pPr>
      <w:r w:rsidRPr="7FB16707" w:rsidR="002F75F5">
        <w:rPr>
          <w:rFonts w:ascii="Times New Roman" w:hAnsi="Times New Roman" w:eastAsia="Times New Roman" w:cs="Times New Roman"/>
          <w:b w:val="1"/>
          <w:bCs w:val="1"/>
          <w:sz w:val="28"/>
          <w:szCs w:val="28"/>
          <w:u w:val="single"/>
        </w:rPr>
        <w:t>7.6 Sequence Diagram</w:t>
      </w:r>
    </w:p>
    <w:p xmlns:wp14="http://schemas.microsoft.com/office/word/2010/wordml" w:rsidR="002F75F5" w:rsidP="7FB16707" w:rsidRDefault="002F75F5" w14:paraId="7E1D2700" wp14:textId="13513B0E">
      <w:pPr>
        <w:ind w:firstLine="720"/>
        <w:rPr>
          <w:rFonts w:ascii="Times New Roman" w:hAnsi="Times New Roman" w:eastAsia="Times New Roman" w:cs="Times New Roman"/>
          <w:sz w:val="24"/>
          <w:szCs w:val="24"/>
        </w:rPr>
      </w:pPr>
      <w:r w:rsidRPr="7FB16707" w:rsidR="002F75F5">
        <w:rPr>
          <w:rFonts w:ascii="Times New Roman" w:hAnsi="Times New Roman" w:eastAsia="Times New Roman" w:cs="Times New Roman"/>
          <w:sz w:val="24"/>
          <w:szCs w:val="24"/>
        </w:rPr>
        <w:t xml:space="preserve">This sequence diagram </w:t>
      </w:r>
      <w:r w:rsidRPr="7FB16707" w:rsidR="002F75F5">
        <w:rPr>
          <w:rFonts w:ascii="Times New Roman" w:hAnsi="Times New Roman" w:eastAsia="Times New Roman" w:cs="Times New Roman"/>
          <w:sz w:val="24"/>
          <w:szCs w:val="24"/>
        </w:rPr>
        <w:t>show</w:t>
      </w:r>
      <w:r w:rsidRPr="7FB16707" w:rsidR="002F75F5">
        <w:rPr>
          <w:rFonts w:ascii="Times New Roman" w:hAnsi="Times New Roman" w:eastAsia="Times New Roman" w:cs="Times New Roman"/>
          <w:sz w:val="24"/>
          <w:szCs w:val="24"/>
        </w:rPr>
        <w:t xml:space="preserve"> the interaction between system</w:t>
      </w:r>
      <w:r w:rsidRPr="7FB16707" w:rsidR="00120552">
        <w:rPr>
          <w:rFonts w:ascii="Times New Roman" w:hAnsi="Times New Roman" w:eastAsia="Times New Roman" w:cs="Times New Roman"/>
          <w:sz w:val="24"/>
          <w:szCs w:val="24"/>
        </w:rPr>
        <w:t xml:space="preserve">, database, </w:t>
      </w:r>
      <w:r w:rsidRPr="7FB16707" w:rsidR="002F75F5">
        <w:rPr>
          <w:rFonts w:ascii="Times New Roman" w:hAnsi="Times New Roman" w:eastAsia="Times New Roman" w:cs="Times New Roman"/>
          <w:sz w:val="24"/>
          <w:szCs w:val="24"/>
        </w:rPr>
        <w:t>API</w:t>
      </w:r>
      <w:r w:rsidRPr="7FB16707" w:rsidR="002F75F5">
        <w:rPr>
          <w:rFonts w:ascii="Times New Roman" w:hAnsi="Times New Roman" w:eastAsia="Times New Roman" w:cs="Times New Roman"/>
          <w:sz w:val="24"/>
          <w:szCs w:val="24"/>
        </w:rPr>
        <w:t xml:space="preserve"> and user with each other starting from login page then moving to hub and then to lesson and how the database is fetched and updated</w:t>
      </w:r>
    </w:p>
    <w:p xmlns:wp14="http://schemas.microsoft.com/office/word/2010/wordml" w:rsidR="002F75F5" w:rsidP="7FB16707" w:rsidRDefault="002F75F5" w14:paraId="268600E8" wp14:textId="3665E1E7">
      <w:pPr>
        <w:pStyle w:val="Normal"/>
        <w:jc w:val="center"/>
        <w:rPr>
          <w:rFonts w:ascii="Times New Roman" w:hAnsi="Times New Roman" w:eastAsia="Times New Roman" w:cs="Times New Roman"/>
          <w:b w:val="1"/>
          <w:bCs w:val="1"/>
          <w:sz w:val="24"/>
          <w:szCs w:val="24"/>
          <w:u w:val="single"/>
        </w:rPr>
      </w:pPr>
      <w:r w:rsidR="7FB16707">
        <w:rPr/>
        <w:t>A</w:t>
      </w:r>
      <w:r w:rsidR="4D7DCAB4">
        <w:rPr/>
        <w:t xml:space="preserve">.1 </w:t>
      </w:r>
      <w:r w:rsidRPr="00120552">
        <w:rPr>
          <w:b/>
          <w:sz w:val="28"/>
          <w:szCs w:val="28"/>
        </w:rPr>
        <w:drawing>
          <wp:inline xmlns:wp14="http://schemas.microsoft.com/office/word/2010/wordprocessingDrawing" distT="0" distB="0" distL="0" distR="0" wp14:anchorId="20C9248B" wp14:editId="7777777">
            <wp:extent cx="2603653" cy="2676525"/>
            <wp:effectExtent l="0" t="0" r="0" b="0"/>
            <wp:docPr id="11"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0" t="0" r="0" b="0"/>
                    <a:stretch>
                      <a:fillRect/>
                    </a:stretch>
                  </pic:blipFill>
                  <pic:spPr xmlns:pic="http://schemas.openxmlformats.org/drawingml/2006/picture" bwMode="auto">
                    <a:xfrm xmlns:a="http://schemas.openxmlformats.org/drawingml/2006/main" rot="0" flipH="0" flipV="0">
                      <a:off x="0" y="0"/>
                      <a:ext cx="2603653" cy="2676525"/>
                    </a:xfrm>
                    <a:prstGeom xmlns:a="http://schemas.openxmlformats.org/drawingml/2006/main" prst="rect">
                      <a:avLst/>
                    </a:prstGeom>
                    <a:noFill xmlns:a="http://schemas.openxmlformats.org/drawingml/2006/main"/>
                    <a:ln xmlns:a="http://schemas.openxmlformats.org/drawingml/2006/main" w="9525">
                      <a:noFill/>
                      <a:miter lim="800000"/>
                      <a:headEnd/>
                      <a:tailEnd/>
                    </a:ln>
                  </pic:spPr>
                </pic:pic>
              </a:graphicData>
            </a:graphic>
          </wp:inline>
        </w:drawing>
      </w:r>
      <w:r w:rsidR="4D7DCAB4">
        <w:rPr/>
        <w:t xml:space="preserve">         A.2    </w:t>
      </w:r>
      <w:r w:rsidRPr="00120552">
        <w:rPr>
          <w:b/>
          <w:sz w:val="28"/>
          <w:szCs w:val="28"/>
        </w:rPr>
        <w:drawing>
          <wp:inline xmlns:wp14="http://schemas.microsoft.com/office/word/2010/wordprocessingDrawing" distT="0" distB="0" distL="0" distR="0" wp14:anchorId="51E131E1" wp14:editId="7777777">
            <wp:extent cx="2256304" cy="2701908"/>
            <wp:effectExtent l="0" t="0" r="0" b="0"/>
            <wp:docPr id="12" name="Picture 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0" t="0" r="0" b="0"/>
                    <a:stretch>
                      <a:fillRect/>
                    </a:stretch>
                  </pic:blipFill>
                  <pic:spPr xmlns:pic="http://schemas.openxmlformats.org/drawingml/2006/picture" bwMode="auto">
                    <a:xfrm xmlns:a="http://schemas.openxmlformats.org/drawingml/2006/main" rot="0" flipH="0" flipV="0">
                      <a:off x="0" y="0"/>
                      <a:ext cx="2256304" cy="2701908"/>
                    </a:xfrm>
                    <a:prstGeom xmlns:a="http://schemas.openxmlformats.org/drawingml/2006/main" prst="rect">
                      <a:avLst/>
                    </a:prstGeom>
                    <a:noFill xmlns:a="http://schemas.openxmlformats.org/drawingml/2006/main"/>
                    <a:ln xmlns:a="http://schemas.openxmlformats.org/drawingml/2006/main" w="9525">
                      <a:noFill/>
                      <a:miter lim="800000"/>
                      <a:headEnd/>
                      <a:tailEnd/>
                    </a:ln>
                  </pic:spPr>
                </pic:pic>
              </a:graphicData>
            </a:graphic>
          </wp:inline>
        </w:drawing>
      </w:r>
      <w:r w:rsidR="4D7DCAB4">
        <w:rPr/>
        <w:t xml:space="preserve"> </w:t>
      </w:r>
    </w:p>
    <w:p xmlns:wp14="http://schemas.microsoft.com/office/word/2010/wordml" w:rsidR="002F75F5" w:rsidP="7FB16707" w:rsidRDefault="002F75F5" w14:paraId="5997CC1D" wp14:textId="7DE7BE3C">
      <w:pPr>
        <w:pStyle w:val="Normal"/>
        <w:jc w:val="center"/>
        <w:rPr>
          <w:rFonts w:ascii="Times New Roman" w:hAnsi="Times New Roman" w:eastAsia="Times New Roman" w:cs="Times New Roman"/>
          <w:b w:val="1"/>
          <w:bCs w:val="1"/>
          <w:sz w:val="24"/>
          <w:szCs w:val="24"/>
          <w:u w:val="single"/>
        </w:rPr>
      </w:pPr>
      <w:r w:rsidR="4D7DCAB4">
        <w:rPr/>
        <w:t xml:space="preserve">A.3  </w:t>
      </w:r>
      <w:r w:rsidRPr="00120552">
        <w:rPr>
          <w:b/>
          <w:sz w:val="28"/>
          <w:szCs w:val="28"/>
        </w:rPr>
        <w:drawing>
          <wp:inline xmlns:wp14="http://schemas.microsoft.com/office/word/2010/wordprocessingDrawing" distT="0" distB="0" distL="0" distR="0" wp14:anchorId="1C8618F5" wp14:editId="7777777">
            <wp:extent cx="3645377" cy="3544977"/>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643083" cy="3542746"/>
                    </a:xfrm>
                    <a:prstGeom prst="rect">
                      <a:avLst/>
                    </a:prstGeom>
                    <a:noFill/>
                    <a:ln w="9525">
                      <a:noFill/>
                      <a:miter lim="800000"/>
                      <a:headEnd/>
                      <a:tailEnd/>
                    </a:ln>
                  </pic:spPr>
                </pic:pic>
              </a:graphicData>
            </a:graphic>
          </wp:inline>
        </w:drawing>
      </w:r>
    </w:p>
    <w:p xmlns:wp14="http://schemas.microsoft.com/office/word/2010/wordml" w:rsidR="00120552" w:rsidP="7FB16707" w:rsidRDefault="00120552" w14:paraId="110FFD37" wp14:textId="77777777">
      <w:pPr>
        <w:rPr>
          <w:rFonts w:ascii="Times New Roman" w:hAnsi="Times New Roman" w:eastAsia="Times New Roman" w:cs="Times New Roman"/>
          <w:b w:val="1"/>
          <w:bCs w:val="1"/>
          <w:sz w:val="24"/>
          <w:szCs w:val="24"/>
          <w:u w:val="single"/>
        </w:rPr>
      </w:pPr>
    </w:p>
    <w:p w:rsidR="7FB16707" w:rsidP="67944DC3" w:rsidRDefault="7FB16707" w14:paraId="2E1FD3CB" w14:textId="33998AEC">
      <w:pPr>
        <w:ind w:firstLine="0"/>
        <w:rPr>
          <w:rFonts w:ascii="Times New Roman" w:hAnsi="Times New Roman" w:eastAsia="Times New Roman" w:cs="Times New Roman"/>
          <w:b w:val="1"/>
          <w:bCs w:val="1"/>
          <w:sz w:val="28"/>
          <w:szCs w:val="28"/>
          <w:u w:val="single"/>
        </w:rPr>
      </w:pPr>
    </w:p>
    <w:p w:rsidR="7FB16707" w:rsidP="67944DC3" w:rsidRDefault="7FB16707" w14:paraId="3EB9FE68" w14:textId="4B3CE9E2">
      <w:pPr>
        <w:ind w:firstLine="0"/>
        <w:rPr>
          <w:rFonts w:ascii="Times New Roman" w:hAnsi="Times New Roman" w:eastAsia="Times New Roman" w:cs="Times New Roman"/>
          <w:b w:val="1"/>
          <w:bCs w:val="1"/>
          <w:sz w:val="32"/>
          <w:szCs w:val="32"/>
          <w:u w:val="single"/>
        </w:rPr>
      </w:pPr>
      <w:r w:rsidRPr="67944DC3" w:rsidR="57ED1228">
        <w:rPr>
          <w:rFonts w:ascii="Times New Roman" w:hAnsi="Times New Roman" w:eastAsia="Times New Roman" w:cs="Times New Roman"/>
          <w:b w:val="1"/>
          <w:bCs w:val="1"/>
          <w:sz w:val="28"/>
          <w:szCs w:val="28"/>
          <w:u w:val="single"/>
        </w:rPr>
        <w:t>7.7 State Machine Diagram</w:t>
      </w:r>
    </w:p>
    <w:p w:rsidR="7FB16707" w:rsidP="67944DC3" w:rsidRDefault="7FB16707" w14:paraId="210A14A7" w14:textId="6EEF9CDA">
      <w:pPr>
        <w:ind w:firstLine="720"/>
        <w:rPr>
          <w:rFonts w:ascii="Times New Roman" w:hAnsi="Times New Roman" w:eastAsia="Times New Roman" w:cs="Times New Roman"/>
          <w:sz w:val="24"/>
          <w:szCs w:val="24"/>
        </w:rPr>
      </w:pPr>
      <w:r w:rsidRPr="67944DC3" w:rsidR="57ED1228">
        <w:rPr>
          <w:rFonts w:ascii="Times New Roman" w:hAnsi="Times New Roman" w:eastAsia="Times New Roman" w:cs="Times New Roman"/>
          <w:sz w:val="24"/>
          <w:szCs w:val="24"/>
        </w:rPr>
        <w:t>This State machine diagr</w:t>
      </w:r>
      <w:r w:rsidRPr="67944DC3" w:rsidR="0918D8E0">
        <w:rPr>
          <w:rFonts w:ascii="Times New Roman" w:hAnsi="Times New Roman" w:eastAsia="Times New Roman" w:cs="Times New Roman"/>
          <w:sz w:val="24"/>
          <w:szCs w:val="24"/>
        </w:rPr>
        <w:t xml:space="preserve">am depicts the flow of states between learning hub and lessons </w:t>
      </w:r>
    </w:p>
    <w:p w:rsidR="7FB16707" w:rsidP="67944DC3" w:rsidRDefault="7FB16707" w14:paraId="0450920E" w14:textId="6C1AE4FE">
      <w:pPr>
        <w:pStyle w:val="Normal"/>
        <w:jc w:val="center"/>
        <w:rPr>
          <w:rFonts w:ascii="Times New Roman" w:hAnsi="Times New Roman" w:eastAsia="Times New Roman" w:cs="Times New Roman"/>
          <w:b w:val="1"/>
          <w:bCs w:val="1"/>
          <w:sz w:val="24"/>
          <w:szCs w:val="24"/>
          <w:u w:val="single"/>
        </w:rPr>
      </w:pPr>
      <w:r w:rsidR="65EC1A15">
        <w:drawing>
          <wp:inline wp14:editId="031625DC" wp14:anchorId="2A5CF041">
            <wp:extent cx="3326606" cy="2180058"/>
            <wp:effectExtent l="0" t="0" r="0" b="0"/>
            <wp:docPr id="628696981" name="" title=""/>
            <wp:cNvGraphicFramePr>
              <a:graphicFrameLocks noChangeAspect="1"/>
            </wp:cNvGraphicFramePr>
            <a:graphic>
              <a:graphicData uri="http://schemas.openxmlformats.org/drawingml/2006/picture">
                <pic:pic>
                  <pic:nvPicPr>
                    <pic:cNvPr id="0" name=""/>
                    <pic:cNvPicPr/>
                  </pic:nvPicPr>
                  <pic:blipFill>
                    <a:blip r:embed="R98ae523b52a54025">
                      <a:extLst>
                        <a:ext xmlns:a="http://schemas.openxmlformats.org/drawingml/2006/main" uri="{28A0092B-C50C-407E-A947-70E740481C1C}">
                          <a14:useLocalDpi val="0"/>
                        </a:ext>
                      </a:extLst>
                    </a:blip>
                    <a:stretch>
                      <a:fillRect/>
                    </a:stretch>
                  </pic:blipFill>
                  <pic:spPr>
                    <a:xfrm>
                      <a:off x="0" y="0"/>
                      <a:ext cx="3326606" cy="2180058"/>
                    </a:xfrm>
                    <a:prstGeom prst="rect">
                      <a:avLst/>
                    </a:prstGeom>
                  </pic:spPr>
                </pic:pic>
              </a:graphicData>
            </a:graphic>
          </wp:inline>
        </w:drawing>
      </w:r>
    </w:p>
    <w:p w:rsidR="67944DC3" w:rsidP="67944DC3" w:rsidRDefault="67944DC3" w14:paraId="5F671BCA" w14:textId="59EC2D51">
      <w:pPr>
        <w:rPr>
          <w:rFonts w:ascii="Times New Roman" w:hAnsi="Times New Roman" w:eastAsia="Times New Roman" w:cs="Times New Roman"/>
          <w:b w:val="1"/>
          <w:bCs w:val="1"/>
          <w:sz w:val="28"/>
          <w:szCs w:val="28"/>
          <w:u w:val="single"/>
        </w:rPr>
      </w:pPr>
    </w:p>
    <w:p w:rsidR="67944DC3" w:rsidP="67944DC3" w:rsidRDefault="67944DC3" w14:paraId="76D332D0" w14:textId="73121579">
      <w:pPr>
        <w:rPr>
          <w:rFonts w:ascii="Times New Roman" w:hAnsi="Times New Roman" w:eastAsia="Times New Roman" w:cs="Times New Roman"/>
          <w:b w:val="1"/>
          <w:bCs w:val="1"/>
          <w:sz w:val="28"/>
          <w:szCs w:val="28"/>
          <w:u w:val="single"/>
        </w:rPr>
      </w:pPr>
    </w:p>
    <w:p xmlns:wp14="http://schemas.microsoft.com/office/word/2010/wordml" w:rsidRPr="00120552" w:rsidR="00120552" w:rsidP="7FB16707" w:rsidRDefault="00120552" w14:paraId="707063AA" wp14:textId="24044D1B">
      <w:pPr>
        <w:rPr>
          <w:rFonts w:ascii="Times New Roman" w:hAnsi="Times New Roman" w:eastAsia="Times New Roman" w:cs="Times New Roman"/>
          <w:b w:val="1"/>
          <w:bCs w:val="1"/>
          <w:sz w:val="28"/>
          <w:szCs w:val="28"/>
          <w:u w:val="single"/>
        </w:rPr>
      </w:pPr>
      <w:r w:rsidRPr="67944DC3" w:rsidR="00120552">
        <w:rPr>
          <w:rFonts w:ascii="Times New Roman" w:hAnsi="Times New Roman" w:eastAsia="Times New Roman" w:cs="Times New Roman"/>
          <w:b w:val="1"/>
          <w:bCs w:val="1"/>
          <w:sz w:val="28"/>
          <w:szCs w:val="28"/>
          <w:u w:val="single"/>
        </w:rPr>
        <w:t>8. Project Demonstration:</w:t>
      </w:r>
    </w:p>
    <w:p xmlns:wp14="http://schemas.microsoft.com/office/word/2010/wordml" w:rsidRPr="00120552" w:rsidR="00120552" w:rsidP="7FB16707" w:rsidRDefault="00120552" w14:paraId="02F587C8" wp14:textId="5B5513DF">
      <w:pPr>
        <w:pStyle w:val="Normal"/>
        <w:shd w:val="clear" w:color="auto" w:fill="FFFFFF" w:themeFill="background1"/>
        <w:spacing w:before="0" w:beforeAutospacing="off" w:after="160" w:afterAutospacing="off"/>
        <w:ind w:firstLine="720"/>
        <w:rPr>
          <w:rFonts w:ascii="Times New Roman" w:hAnsi="Times New Roman" w:eastAsia="Times New Roman" w:cs="Times New Roman"/>
          <w:b w:val="1"/>
          <w:bCs w:val="1"/>
          <w:i w:val="0"/>
          <w:iCs w:val="0"/>
          <w:caps w:val="0"/>
          <w:smallCaps w:val="0"/>
          <w:noProof w:val="0"/>
          <w:color w:val="222222"/>
          <w:sz w:val="24"/>
          <w:szCs w:val="24"/>
          <w:lang w:val="en-US"/>
        </w:rPr>
      </w:pPr>
      <w:r w:rsidRPr="7FB16707" w:rsidR="65273080">
        <w:rPr>
          <w:rFonts w:ascii="Times New Roman" w:hAnsi="Times New Roman" w:eastAsia="Times New Roman" w:cs="Times New Roman"/>
          <w:b w:val="1"/>
          <w:bCs w:val="1"/>
          <w:i w:val="0"/>
          <w:iCs w:val="0"/>
          <w:caps w:val="0"/>
          <w:smallCaps w:val="0"/>
          <w:noProof w:val="0"/>
          <w:color w:val="222222"/>
          <w:sz w:val="28"/>
          <w:szCs w:val="28"/>
          <w:lang w:val="en-US"/>
        </w:rPr>
        <w:t xml:space="preserve">8.1 </w:t>
      </w:r>
      <w:r w:rsidRPr="7FB16707" w:rsidR="2180F895">
        <w:rPr>
          <w:rFonts w:ascii="Times New Roman" w:hAnsi="Times New Roman" w:eastAsia="Times New Roman" w:cs="Times New Roman"/>
          <w:b w:val="1"/>
          <w:bCs w:val="1"/>
          <w:i w:val="0"/>
          <w:iCs w:val="0"/>
          <w:caps w:val="0"/>
          <w:smallCaps w:val="0"/>
          <w:noProof w:val="0"/>
          <w:color w:val="222222"/>
          <w:sz w:val="28"/>
          <w:szCs w:val="28"/>
          <w:lang w:val="en-US"/>
        </w:rPr>
        <w:t>Login page:</w:t>
      </w:r>
    </w:p>
    <w:p xmlns:wp14="http://schemas.microsoft.com/office/word/2010/wordml" w:rsidRPr="00120552" w:rsidR="00120552" w:rsidP="7FB16707" w:rsidRDefault="00120552" w14:paraId="1ED6F7F1" wp14:textId="142D8AC1">
      <w:pPr>
        <w:shd w:val="clear" w:color="auto" w:fill="FFFFFF" w:themeFill="background1"/>
        <w:spacing w:before="0" w:beforeAutospacing="off" w:after="160" w:afterAutospacing="off"/>
        <w:ind w:firstLine="720"/>
        <w:rPr>
          <w:rFonts w:ascii="Times New Roman" w:hAnsi="Times New Roman" w:eastAsia="Times New Roman" w:cs="Times New Roman"/>
          <w:b w:val="0"/>
          <w:bCs w:val="0"/>
          <w:i w:val="0"/>
          <w:iCs w:val="0"/>
          <w:caps w:val="0"/>
          <w:smallCaps w:val="0"/>
          <w:noProof w:val="0"/>
          <w:color w:val="222222"/>
          <w:sz w:val="24"/>
          <w:szCs w:val="24"/>
          <w:lang w:val="en-US"/>
        </w:rPr>
      </w:pPr>
      <w:r w:rsidRPr="7FB16707" w:rsidR="2180F895">
        <w:rPr>
          <w:rFonts w:ascii="Times New Roman" w:hAnsi="Times New Roman" w:eastAsia="Times New Roman" w:cs="Times New Roman"/>
          <w:b w:val="0"/>
          <w:bCs w:val="0"/>
          <w:i w:val="0"/>
          <w:iCs w:val="0"/>
          <w:caps w:val="0"/>
          <w:smallCaps w:val="0"/>
          <w:noProof w:val="0"/>
          <w:color w:val="222222"/>
          <w:sz w:val="24"/>
          <w:szCs w:val="24"/>
          <w:lang w:val="en-US"/>
        </w:rPr>
        <w:t xml:space="preserve">                        The user (single user) is asked with username and password. It searches the database (mongo) for username and password, if it is found then it moves the next page Leaning Hub, otherwise the user is popped with </w:t>
      </w:r>
      <w:r w:rsidRPr="7FB16707" w:rsidR="2180F895">
        <w:rPr>
          <w:rFonts w:ascii="Times New Roman" w:hAnsi="Times New Roman" w:eastAsia="Times New Roman" w:cs="Times New Roman"/>
          <w:b w:val="0"/>
          <w:bCs w:val="0"/>
          <w:i w:val="0"/>
          <w:iCs w:val="0"/>
          <w:caps w:val="0"/>
          <w:smallCaps w:val="0"/>
          <w:noProof w:val="0"/>
          <w:color w:val="222222"/>
          <w:sz w:val="24"/>
          <w:szCs w:val="24"/>
          <w:lang w:val="en-US"/>
        </w:rPr>
        <w:t>a</w:t>
      </w:r>
      <w:r w:rsidRPr="7FB16707" w:rsidR="2180F895">
        <w:rPr>
          <w:rFonts w:ascii="Times New Roman" w:hAnsi="Times New Roman" w:eastAsia="Times New Roman" w:cs="Times New Roman"/>
          <w:b w:val="0"/>
          <w:bCs w:val="0"/>
          <w:i w:val="0"/>
          <w:iCs w:val="0"/>
          <w:caps w:val="0"/>
          <w:smallCaps w:val="0"/>
          <w:noProof w:val="0"/>
          <w:color w:val="222222"/>
          <w:sz w:val="24"/>
          <w:szCs w:val="24"/>
          <w:lang w:val="en-US"/>
        </w:rPr>
        <w:t xml:space="preserve"> dialog box</w:t>
      </w:r>
    </w:p>
    <w:p xmlns:wp14="http://schemas.microsoft.com/office/word/2010/wordml" w:rsidRPr="00120552" w:rsidR="00120552" w:rsidP="67944DC3" w:rsidRDefault="00120552" w14:paraId="3E03B9D0" wp14:textId="69CC3A6F">
      <w:pPr>
        <w:shd w:val="clear" w:color="auto" w:fill="FFFFFF" w:themeFill="background1"/>
        <w:spacing w:before="0" w:beforeAutospacing="off" w:after="160" w:afterAutospacing="off"/>
        <w:ind w:firstLine="0"/>
        <w:jc w:val="center"/>
        <w:rPr>
          <w:rFonts w:ascii="Times New Roman" w:hAnsi="Times New Roman" w:eastAsia="Times New Roman" w:cs="Times New Roman"/>
          <w:b w:val="0"/>
          <w:bCs w:val="0"/>
          <w:i w:val="0"/>
          <w:iCs w:val="0"/>
          <w:caps w:val="0"/>
          <w:smallCaps w:val="0"/>
          <w:noProof w:val="0"/>
          <w:color w:val="222222"/>
          <w:sz w:val="24"/>
          <w:szCs w:val="24"/>
          <w:lang w:val="en-US"/>
        </w:rPr>
      </w:pPr>
      <w:r w:rsidR="5EA3E018">
        <w:drawing>
          <wp:inline xmlns:wp14="http://schemas.microsoft.com/office/word/2010/wordprocessingDrawing" wp14:editId="5D0F7A03" wp14:anchorId="0CB811B5">
            <wp:extent cx="2494873" cy="1863326"/>
            <wp:effectExtent l="0" t="0" r="0" b="0"/>
            <wp:docPr id="721202618" name="" title=""/>
            <wp:cNvGraphicFramePr>
              <a:graphicFrameLocks noChangeAspect="1"/>
            </wp:cNvGraphicFramePr>
            <a:graphic>
              <a:graphicData uri="http://schemas.openxmlformats.org/drawingml/2006/picture">
                <pic:pic>
                  <pic:nvPicPr>
                    <pic:cNvPr id="0" name=""/>
                    <pic:cNvPicPr/>
                  </pic:nvPicPr>
                  <pic:blipFill>
                    <a:blip r:embed="R0082de19420f47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94873" cy="1863326"/>
                    </a:xfrm>
                    <a:prstGeom prst="rect">
                      <a:avLst/>
                    </a:prstGeom>
                  </pic:spPr>
                </pic:pic>
              </a:graphicData>
            </a:graphic>
          </wp:inline>
        </w:drawing>
      </w:r>
    </w:p>
    <w:p xmlns:wp14="http://schemas.microsoft.com/office/word/2010/wordml" w:rsidRPr="00120552" w:rsidR="00120552" w:rsidP="7FB16707" w:rsidRDefault="00120552" w14:paraId="15D8A201" wp14:textId="043F1327">
      <w:pPr>
        <w:shd w:val="clear" w:color="auto" w:fill="FFFFFF" w:themeFill="background1"/>
        <w:spacing w:before="0" w:beforeAutospacing="off" w:after="160" w:afterAutospacing="off"/>
        <w:ind w:firstLine="0"/>
        <w:jc w:val="center"/>
        <w:rPr>
          <w:rFonts w:ascii="Times New Roman" w:hAnsi="Times New Roman" w:eastAsia="Times New Roman" w:cs="Times New Roman"/>
          <w:b w:val="0"/>
          <w:bCs w:val="0"/>
          <w:i w:val="0"/>
          <w:iCs w:val="0"/>
          <w:caps w:val="0"/>
          <w:smallCaps w:val="0"/>
          <w:noProof w:val="0"/>
          <w:color w:val="222222"/>
          <w:sz w:val="24"/>
          <w:szCs w:val="24"/>
          <w:lang w:val="en-US"/>
        </w:rPr>
      </w:pPr>
    </w:p>
    <w:p xmlns:wp14="http://schemas.microsoft.com/office/word/2010/wordml" w:rsidRPr="00120552" w:rsidR="00120552" w:rsidP="67944DC3" w:rsidRDefault="00120552" w14:paraId="2EBE7A1B" wp14:textId="0424D961">
      <w:pPr>
        <w:shd w:val="clear" w:color="auto" w:fill="FFFFFF" w:themeFill="background1"/>
        <w:spacing w:before="0" w:beforeAutospacing="off" w:after="160" w:afterAutospacing="off"/>
        <w:ind w:firstLine="0"/>
        <w:jc w:val="center"/>
        <w:rPr>
          <w:rFonts w:ascii="Times New Roman" w:hAnsi="Times New Roman" w:eastAsia="Times New Roman" w:cs="Times New Roman"/>
          <w:b w:val="0"/>
          <w:bCs w:val="0"/>
          <w:i w:val="0"/>
          <w:iCs w:val="0"/>
          <w:caps w:val="0"/>
          <w:smallCaps w:val="0"/>
          <w:noProof w:val="0"/>
          <w:color w:val="222222"/>
          <w:sz w:val="24"/>
          <w:szCs w:val="24"/>
          <w:lang w:val="en-US"/>
        </w:rPr>
      </w:pPr>
    </w:p>
    <w:p w:rsidR="67944DC3" w:rsidP="67944DC3" w:rsidRDefault="67944DC3" w14:paraId="37EAD594" w14:textId="3966FCBE">
      <w:pPr>
        <w:shd w:val="clear" w:color="auto" w:fill="FFFFFF" w:themeFill="background1"/>
        <w:spacing w:before="0" w:beforeAutospacing="off" w:after="160" w:afterAutospacing="off"/>
        <w:ind w:firstLine="0"/>
        <w:jc w:val="center"/>
        <w:rPr>
          <w:rFonts w:ascii="Times New Roman" w:hAnsi="Times New Roman" w:eastAsia="Times New Roman" w:cs="Times New Roman"/>
          <w:b w:val="0"/>
          <w:bCs w:val="0"/>
          <w:i w:val="0"/>
          <w:iCs w:val="0"/>
          <w:caps w:val="0"/>
          <w:smallCaps w:val="0"/>
          <w:noProof w:val="0"/>
          <w:color w:val="222222"/>
          <w:sz w:val="24"/>
          <w:szCs w:val="24"/>
          <w:lang w:val="en-US"/>
        </w:rPr>
      </w:pPr>
    </w:p>
    <w:p xmlns:wp14="http://schemas.microsoft.com/office/word/2010/wordml" w:rsidRPr="00120552" w:rsidR="00120552" w:rsidP="7FB16707" w:rsidRDefault="00120552" w14:paraId="642E91EE" wp14:textId="5F1B011F">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8"/>
          <w:szCs w:val="28"/>
          <w:lang w:val="en-US"/>
        </w:rPr>
      </w:pPr>
      <w:r w:rsidRPr="7FB16707" w:rsidR="70134687">
        <w:rPr>
          <w:rFonts w:ascii="Times New Roman" w:hAnsi="Times New Roman" w:eastAsia="Times New Roman" w:cs="Times New Roman"/>
          <w:b w:val="1"/>
          <w:bCs w:val="1"/>
          <w:i w:val="0"/>
          <w:iCs w:val="0"/>
          <w:caps w:val="0"/>
          <w:smallCaps w:val="0"/>
          <w:noProof w:val="0"/>
          <w:color w:val="222222"/>
          <w:sz w:val="28"/>
          <w:szCs w:val="28"/>
          <w:lang w:val="en-US"/>
        </w:rPr>
        <w:t xml:space="preserve">8.2 </w:t>
      </w:r>
      <w:r w:rsidRPr="7FB16707" w:rsidR="5EA3E018">
        <w:rPr>
          <w:rFonts w:ascii="Times New Roman" w:hAnsi="Times New Roman" w:eastAsia="Times New Roman" w:cs="Times New Roman"/>
          <w:b w:val="1"/>
          <w:bCs w:val="1"/>
          <w:i w:val="0"/>
          <w:iCs w:val="0"/>
          <w:caps w:val="0"/>
          <w:smallCaps w:val="0"/>
          <w:noProof w:val="0"/>
          <w:color w:val="222222"/>
          <w:sz w:val="28"/>
          <w:szCs w:val="28"/>
          <w:lang w:val="en-US"/>
        </w:rPr>
        <w:t>Main page:</w:t>
      </w:r>
    </w:p>
    <w:p xmlns:wp14="http://schemas.microsoft.com/office/word/2010/wordml" w:rsidRPr="00120552" w:rsidR="00120552" w:rsidP="7FB16707" w:rsidRDefault="00120552" w14:paraId="62F79654" wp14:textId="63908E9F">
      <w:pPr>
        <w:pStyle w:val="Normal"/>
        <w:shd w:val="clear" w:color="auto" w:fill="FFFFFF" w:themeFill="background1"/>
        <w:spacing w:before="0" w:beforeAutospacing="off" w:after="160" w:afterAutospacing="off"/>
        <w:ind w:firstLine="720"/>
        <w:jc w:val="center"/>
        <w:rPr>
          <w:rFonts w:ascii="Times New Roman" w:hAnsi="Times New Roman" w:eastAsia="Times New Roman" w:cs="Times New Roman"/>
          <w:b w:val="0"/>
          <w:bCs w:val="0"/>
          <w:i w:val="0"/>
          <w:iCs w:val="0"/>
          <w:caps w:val="0"/>
          <w:smallCaps w:val="0"/>
          <w:noProof w:val="0"/>
          <w:color w:val="222222"/>
          <w:sz w:val="24"/>
          <w:szCs w:val="24"/>
          <w:lang w:val="en-US"/>
        </w:rPr>
      </w:pP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Our main page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consist</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of options to move to settings, profile page, learn hub, test page where number of questions are displayed</w:t>
      </w:r>
      <w:r w:rsidRPr="7FB16707" w:rsidR="38D8B2A9">
        <w:rPr>
          <w:rFonts w:ascii="Times New Roman" w:hAnsi="Times New Roman" w:eastAsia="Times New Roman" w:cs="Times New Roman"/>
          <w:b w:val="0"/>
          <w:bCs w:val="0"/>
          <w:i w:val="0"/>
          <w:iCs w:val="0"/>
          <w:caps w:val="0"/>
          <w:smallCaps w:val="0"/>
          <w:noProof w:val="0"/>
          <w:color w:val="222222"/>
          <w:sz w:val="24"/>
          <w:szCs w:val="24"/>
          <w:lang w:val="en-US"/>
        </w:rPr>
        <w:t xml:space="preserve"> using </w:t>
      </w:r>
      <w:r w:rsidRPr="7FB16707" w:rsidR="38D8B2A9">
        <w:rPr>
          <w:rFonts w:ascii="Times New Roman" w:hAnsi="Times New Roman" w:eastAsia="Times New Roman" w:cs="Times New Roman"/>
          <w:b w:val="0"/>
          <w:bCs w:val="0"/>
          <w:i w:val="0"/>
          <w:iCs w:val="0"/>
          <w:caps w:val="0"/>
          <w:smallCaps w:val="0"/>
          <w:noProof w:val="0"/>
          <w:color w:val="222222"/>
          <w:sz w:val="24"/>
          <w:szCs w:val="24"/>
          <w:lang w:val="en-US"/>
        </w:rPr>
        <w:t>CodeForces</w:t>
      </w:r>
      <w:r w:rsidRPr="7FB16707" w:rsidR="38D8B2A9">
        <w:rPr>
          <w:rFonts w:ascii="Times New Roman" w:hAnsi="Times New Roman" w:eastAsia="Times New Roman" w:cs="Times New Roman"/>
          <w:b w:val="0"/>
          <w:bCs w:val="0"/>
          <w:i w:val="0"/>
          <w:iCs w:val="0"/>
          <w:caps w:val="0"/>
          <w:smallCaps w:val="0"/>
          <w:noProof w:val="0"/>
          <w:color w:val="222222"/>
          <w:sz w:val="24"/>
          <w:szCs w:val="24"/>
          <w:lang w:val="en-US"/>
        </w:rPr>
        <w:t xml:space="preserve"> API, and Daily test.</w:t>
      </w:r>
    </w:p>
    <w:p xmlns:wp14="http://schemas.microsoft.com/office/word/2010/wordml" w:rsidRPr="00120552" w:rsidR="00120552" w:rsidP="67944DC3" w:rsidRDefault="00120552" w14:paraId="323C5CCA" wp14:textId="4ED4E455">
      <w:pPr>
        <w:pStyle w:val="Normal"/>
        <w:shd w:val="clear" w:color="auto" w:fill="FFFFFF" w:themeFill="background1"/>
        <w:spacing w:before="0" w:beforeAutospacing="off" w:after="160" w:afterAutospacing="off"/>
        <w:ind w:firstLine="0"/>
        <w:jc w:val="center"/>
        <w:rPr>
          <w:rFonts w:ascii="Times New Roman" w:hAnsi="Times New Roman" w:eastAsia="Times New Roman" w:cs="Times New Roman"/>
          <w:b w:val="0"/>
          <w:bCs w:val="0"/>
          <w:i w:val="0"/>
          <w:iCs w:val="0"/>
          <w:caps w:val="0"/>
          <w:smallCaps w:val="0"/>
          <w:noProof w:val="0"/>
          <w:color w:val="222222"/>
          <w:sz w:val="24"/>
          <w:szCs w:val="24"/>
          <w:lang w:val="en-US"/>
        </w:rPr>
      </w:pPr>
      <w:r w:rsidR="38D8B2A9">
        <w:drawing>
          <wp:inline xmlns:wp14="http://schemas.microsoft.com/office/word/2010/wordprocessingDrawing" wp14:editId="451BDC68" wp14:anchorId="61CF0402">
            <wp:extent cx="4208656" cy="2765303"/>
            <wp:effectExtent l="0" t="0" r="0" b="0"/>
            <wp:docPr id="558690071" name="" title=""/>
            <wp:cNvGraphicFramePr>
              <a:graphicFrameLocks noChangeAspect="1"/>
            </wp:cNvGraphicFramePr>
            <a:graphic>
              <a:graphicData uri="http://schemas.openxmlformats.org/drawingml/2006/picture">
                <pic:pic>
                  <pic:nvPicPr>
                    <pic:cNvPr id="0" name=""/>
                    <pic:cNvPicPr/>
                  </pic:nvPicPr>
                  <pic:blipFill>
                    <a:blip r:embed="R4fa76b4387f74c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08656" cy="2765303"/>
                    </a:xfrm>
                    <a:prstGeom prst="rect">
                      <a:avLst/>
                    </a:prstGeom>
                  </pic:spPr>
                </pic:pic>
              </a:graphicData>
            </a:graphic>
          </wp:inline>
        </w:drawing>
      </w:r>
      <w:r w:rsidRPr="67944DC3"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w:t>
      </w:r>
    </w:p>
    <w:p xmlns:wp14="http://schemas.microsoft.com/office/word/2010/wordml" w:rsidRPr="00120552" w:rsidR="00120552" w:rsidP="7FB16707" w:rsidRDefault="00120552" w14:paraId="37E50767" wp14:textId="28182DA0">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p>
    <w:p xmlns:wp14="http://schemas.microsoft.com/office/word/2010/wordml" w:rsidRPr="00120552" w:rsidR="00120552" w:rsidP="7FB16707" w:rsidRDefault="00120552" w14:paraId="72AB6ED7" wp14:textId="3FB2F476">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4"/>
          <w:szCs w:val="24"/>
          <w:lang w:val="en-US"/>
        </w:rPr>
      </w:pPr>
    </w:p>
    <w:p xmlns:wp14="http://schemas.microsoft.com/office/word/2010/wordml" w:rsidRPr="00120552" w:rsidR="00120552" w:rsidP="7FB16707" w:rsidRDefault="00120552" w14:paraId="317568A5" wp14:textId="28DD3591">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8"/>
          <w:szCs w:val="28"/>
          <w:lang w:val="en-US"/>
        </w:rPr>
      </w:pPr>
      <w:r w:rsidRPr="7FB16707" w:rsidR="4CB4C35D">
        <w:rPr>
          <w:rFonts w:ascii="Times New Roman" w:hAnsi="Times New Roman" w:eastAsia="Times New Roman" w:cs="Times New Roman"/>
          <w:b w:val="1"/>
          <w:bCs w:val="1"/>
          <w:i w:val="0"/>
          <w:iCs w:val="0"/>
          <w:caps w:val="0"/>
          <w:smallCaps w:val="0"/>
          <w:noProof w:val="0"/>
          <w:color w:val="222222"/>
          <w:sz w:val="28"/>
          <w:szCs w:val="28"/>
          <w:lang w:val="en-US"/>
        </w:rPr>
        <w:t xml:space="preserve">8.3 </w:t>
      </w:r>
      <w:r w:rsidRPr="7FB16707" w:rsidR="5EA3E018">
        <w:rPr>
          <w:rFonts w:ascii="Times New Roman" w:hAnsi="Times New Roman" w:eastAsia="Times New Roman" w:cs="Times New Roman"/>
          <w:b w:val="1"/>
          <w:bCs w:val="1"/>
          <w:i w:val="0"/>
          <w:iCs w:val="0"/>
          <w:caps w:val="0"/>
          <w:smallCaps w:val="0"/>
          <w:noProof w:val="0"/>
          <w:color w:val="222222"/>
          <w:sz w:val="28"/>
          <w:szCs w:val="28"/>
          <w:lang w:val="en-US"/>
        </w:rPr>
        <w:t>Learning Hub:</w:t>
      </w:r>
    </w:p>
    <w:p xmlns:wp14="http://schemas.microsoft.com/office/word/2010/wordml" w:rsidRPr="00120552" w:rsidR="00120552" w:rsidP="7FB16707" w:rsidRDefault="00120552" w14:paraId="3FD18650" wp14:textId="3F154E84">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In this page the user can select the language he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want</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to learn. For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now</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we have added Java and C. And in future we may include more languages</w:t>
      </w:r>
    </w:p>
    <w:p xmlns:wp14="http://schemas.microsoft.com/office/word/2010/wordml" w:rsidRPr="00120552" w:rsidR="00120552" w:rsidP="7FB16707" w:rsidRDefault="00120552" w14:paraId="335819F9" wp14:textId="595EFC96">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p>
    <w:p xmlns:wp14="http://schemas.microsoft.com/office/word/2010/wordml" w:rsidRPr="00120552" w:rsidR="00120552" w:rsidP="67944DC3" w:rsidRDefault="00120552" w14:paraId="31D25D9F" wp14:textId="1EF47BFA">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r w:rsidR="4895F2D2">
        <w:drawing>
          <wp:inline xmlns:wp14="http://schemas.microsoft.com/office/word/2010/wordprocessingDrawing" wp14:editId="6A0C7FF3" wp14:anchorId="4000EF51">
            <wp:extent cx="4162425" cy="2708244"/>
            <wp:effectExtent l="0" t="0" r="0" b="0"/>
            <wp:docPr id="948370106" name="" title=""/>
            <wp:cNvGraphicFramePr>
              <a:graphicFrameLocks noChangeAspect="1"/>
            </wp:cNvGraphicFramePr>
            <a:graphic>
              <a:graphicData uri="http://schemas.openxmlformats.org/drawingml/2006/picture">
                <pic:pic>
                  <pic:nvPicPr>
                    <pic:cNvPr id="0" name=""/>
                    <pic:cNvPicPr/>
                  </pic:nvPicPr>
                  <pic:blipFill>
                    <a:blip r:embed="R9fff9c2ec40841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2708244"/>
                    </a:xfrm>
                    <a:prstGeom prst="rect">
                      <a:avLst/>
                    </a:prstGeom>
                  </pic:spPr>
                </pic:pic>
              </a:graphicData>
            </a:graphic>
          </wp:inline>
        </w:drawing>
      </w:r>
    </w:p>
    <w:p xmlns:wp14="http://schemas.microsoft.com/office/word/2010/wordml" w:rsidRPr="00120552" w:rsidR="00120552" w:rsidP="7FB16707" w:rsidRDefault="00120552" w14:paraId="2DC3E0A0" wp14:textId="5DDCADD9">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4"/>
          <w:szCs w:val="24"/>
          <w:lang w:val="en-US"/>
        </w:rPr>
      </w:pPr>
    </w:p>
    <w:p xmlns:wp14="http://schemas.microsoft.com/office/word/2010/wordml" w:rsidRPr="00120552" w:rsidR="00120552" w:rsidP="7FB16707" w:rsidRDefault="00120552" w14:paraId="6328DD58" wp14:textId="6890D8D4">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4"/>
          <w:szCs w:val="24"/>
          <w:lang w:val="en-US"/>
        </w:rPr>
      </w:pPr>
    </w:p>
    <w:p xmlns:wp14="http://schemas.microsoft.com/office/word/2010/wordml" w:rsidRPr="00120552" w:rsidR="00120552" w:rsidP="7FB16707" w:rsidRDefault="00120552" w14:paraId="4909382E" wp14:textId="65233B37">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8"/>
          <w:szCs w:val="28"/>
          <w:lang w:val="en-US"/>
        </w:rPr>
      </w:pPr>
      <w:r w:rsidRPr="7FB16707" w:rsidR="37C9C3A9">
        <w:rPr>
          <w:rFonts w:ascii="Times New Roman" w:hAnsi="Times New Roman" w:eastAsia="Times New Roman" w:cs="Times New Roman"/>
          <w:b w:val="1"/>
          <w:bCs w:val="1"/>
          <w:i w:val="0"/>
          <w:iCs w:val="0"/>
          <w:caps w:val="0"/>
          <w:smallCaps w:val="0"/>
          <w:noProof w:val="0"/>
          <w:color w:val="222222"/>
          <w:sz w:val="28"/>
          <w:szCs w:val="28"/>
          <w:lang w:val="en-US"/>
        </w:rPr>
        <w:t xml:space="preserve">8.4 </w:t>
      </w:r>
      <w:r w:rsidRPr="7FB16707" w:rsidR="5EA3E018">
        <w:rPr>
          <w:rFonts w:ascii="Times New Roman" w:hAnsi="Times New Roman" w:eastAsia="Times New Roman" w:cs="Times New Roman"/>
          <w:b w:val="1"/>
          <w:bCs w:val="1"/>
          <w:i w:val="0"/>
          <w:iCs w:val="0"/>
          <w:caps w:val="0"/>
          <w:smallCaps w:val="0"/>
          <w:noProof w:val="0"/>
          <w:color w:val="222222"/>
          <w:sz w:val="28"/>
          <w:szCs w:val="28"/>
          <w:lang w:val="en-US"/>
        </w:rPr>
        <w:t>Learn C and Learn Java:</w:t>
      </w:r>
    </w:p>
    <w:p xmlns:wp14="http://schemas.microsoft.com/office/word/2010/wordml" w:rsidRPr="00120552" w:rsidR="00120552" w:rsidP="7FB16707" w:rsidRDefault="00120552" w14:paraId="2E33FCC7" wp14:textId="5D5E0452">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Here the user can select the lesson. The user can select the lesson only if the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previous</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of the selected lesson is completed. If a lesson is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completed</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then the score will be uploaded in the database. The contents are loaded from the database</w:t>
      </w:r>
    </w:p>
    <w:p xmlns:wp14="http://schemas.microsoft.com/office/word/2010/wordml" w:rsidRPr="00120552" w:rsidR="00120552" w:rsidP="67944DC3" w:rsidRDefault="00120552" w14:paraId="0D8367B8" wp14:textId="350004B5">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r w:rsidR="22DDD1BD">
        <w:drawing>
          <wp:inline xmlns:wp14="http://schemas.microsoft.com/office/word/2010/wordprocessingDrawing" wp14:editId="0A0B876F" wp14:anchorId="541369CF">
            <wp:extent cx="3569134" cy="2385142"/>
            <wp:effectExtent l="0" t="0" r="0" b="0"/>
            <wp:docPr id="441414482" name="" title=""/>
            <wp:cNvGraphicFramePr>
              <a:graphicFrameLocks noChangeAspect="1"/>
            </wp:cNvGraphicFramePr>
            <a:graphic>
              <a:graphicData uri="http://schemas.openxmlformats.org/drawingml/2006/picture">
                <pic:pic>
                  <pic:nvPicPr>
                    <pic:cNvPr id="0" name=""/>
                    <pic:cNvPicPr/>
                  </pic:nvPicPr>
                  <pic:blipFill>
                    <a:blip r:embed="R2036d163a34542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69134" cy="2385142"/>
                    </a:xfrm>
                    <a:prstGeom prst="rect">
                      <a:avLst/>
                    </a:prstGeom>
                  </pic:spPr>
                </pic:pic>
              </a:graphicData>
            </a:graphic>
          </wp:inline>
        </w:drawing>
      </w:r>
    </w:p>
    <w:p xmlns:wp14="http://schemas.microsoft.com/office/word/2010/wordml" w:rsidRPr="00120552" w:rsidR="00120552" w:rsidP="7FB16707" w:rsidRDefault="00120552" w14:paraId="13AAF107" wp14:textId="1F4C1615">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4"/>
          <w:szCs w:val="24"/>
          <w:lang w:val="en-US"/>
        </w:rPr>
      </w:pPr>
    </w:p>
    <w:p xmlns:wp14="http://schemas.microsoft.com/office/word/2010/wordml" w:rsidRPr="00120552" w:rsidR="00120552" w:rsidP="7FB16707" w:rsidRDefault="00120552" w14:paraId="7230CDA3" wp14:textId="2C3561BD">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8"/>
          <w:szCs w:val="28"/>
          <w:lang w:val="en-US"/>
        </w:rPr>
      </w:pPr>
      <w:r w:rsidRPr="7FB16707" w:rsidR="35396BE7">
        <w:rPr>
          <w:rFonts w:ascii="Times New Roman" w:hAnsi="Times New Roman" w:eastAsia="Times New Roman" w:cs="Times New Roman"/>
          <w:b w:val="1"/>
          <w:bCs w:val="1"/>
          <w:i w:val="0"/>
          <w:iCs w:val="0"/>
          <w:caps w:val="0"/>
          <w:smallCaps w:val="0"/>
          <w:noProof w:val="0"/>
          <w:color w:val="222222"/>
          <w:sz w:val="28"/>
          <w:szCs w:val="28"/>
          <w:lang w:val="en-US"/>
        </w:rPr>
        <w:t xml:space="preserve">8.5 </w:t>
      </w:r>
      <w:r w:rsidRPr="7FB16707" w:rsidR="5EA3E018">
        <w:rPr>
          <w:rFonts w:ascii="Times New Roman" w:hAnsi="Times New Roman" w:eastAsia="Times New Roman" w:cs="Times New Roman"/>
          <w:b w:val="1"/>
          <w:bCs w:val="1"/>
          <w:i w:val="0"/>
          <w:iCs w:val="0"/>
          <w:caps w:val="0"/>
          <w:smallCaps w:val="0"/>
          <w:noProof w:val="0"/>
          <w:color w:val="222222"/>
          <w:sz w:val="28"/>
          <w:szCs w:val="28"/>
          <w:lang w:val="en-US"/>
        </w:rPr>
        <w:t>Test page</w:t>
      </w:r>
    </w:p>
    <w:p xmlns:wp14="http://schemas.microsoft.com/office/word/2010/wordml" w:rsidRPr="00120552" w:rsidR="00120552" w:rsidP="7FB16707" w:rsidRDefault="00120552" w14:paraId="7F2C845B" wp14:textId="3FBBB50D">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With the help of the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CodeForce</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API we have fetched questions and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displayed</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in our frame. If we click the button associated with it, it will move to the browser which has the question</w:t>
      </w:r>
    </w:p>
    <w:p xmlns:wp14="http://schemas.microsoft.com/office/word/2010/wordml" w:rsidRPr="00120552" w:rsidR="00120552" w:rsidP="67944DC3" w:rsidRDefault="00120552" w14:paraId="3B3848E8" wp14:textId="26492BC6">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r w:rsidR="4CE513E0">
        <w:drawing>
          <wp:inline xmlns:wp14="http://schemas.microsoft.com/office/word/2010/wordprocessingDrawing" wp14:editId="1B60F403" wp14:anchorId="4C6B0276">
            <wp:extent cx="3949180" cy="2362273"/>
            <wp:effectExtent l="0" t="0" r="0" b="0"/>
            <wp:docPr id="461010583" name="" title=""/>
            <wp:cNvGraphicFramePr>
              <a:graphicFrameLocks noChangeAspect="1"/>
            </wp:cNvGraphicFramePr>
            <a:graphic>
              <a:graphicData uri="http://schemas.openxmlformats.org/drawingml/2006/picture">
                <pic:pic>
                  <pic:nvPicPr>
                    <pic:cNvPr id="0" name=""/>
                    <pic:cNvPicPr/>
                  </pic:nvPicPr>
                  <pic:blipFill>
                    <a:blip r:embed="R788044b8760542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49180" cy="2362273"/>
                    </a:xfrm>
                    <a:prstGeom prst="rect">
                      <a:avLst/>
                    </a:prstGeom>
                  </pic:spPr>
                </pic:pic>
              </a:graphicData>
            </a:graphic>
          </wp:inline>
        </w:drawing>
      </w:r>
    </w:p>
    <w:p xmlns:wp14="http://schemas.microsoft.com/office/word/2010/wordml" w:rsidRPr="00120552" w:rsidR="00120552" w:rsidP="7FB16707" w:rsidRDefault="00120552" w14:paraId="543009CA" wp14:textId="4A213855">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4"/>
          <w:szCs w:val="24"/>
          <w:lang w:val="en-US"/>
        </w:rPr>
      </w:pPr>
    </w:p>
    <w:p xmlns:wp14="http://schemas.microsoft.com/office/word/2010/wordml" w:rsidRPr="00120552" w:rsidR="00120552" w:rsidP="7FB16707" w:rsidRDefault="00120552" w14:paraId="149D7879" wp14:textId="62C1D208">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4"/>
          <w:szCs w:val="24"/>
          <w:lang w:val="en-US"/>
        </w:rPr>
      </w:pPr>
    </w:p>
    <w:p xmlns:wp14="http://schemas.microsoft.com/office/word/2010/wordml" w:rsidRPr="00120552" w:rsidR="00120552" w:rsidP="7FB16707" w:rsidRDefault="00120552" w14:paraId="7FA08A33" wp14:textId="79CC59BF">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8"/>
          <w:szCs w:val="28"/>
          <w:lang w:val="en-US"/>
        </w:rPr>
      </w:pPr>
      <w:r w:rsidRPr="7FB16707" w:rsidR="430C6265">
        <w:rPr>
          <w:rFonts w:ascii="Times New Roman" w:hAnsi="Times New Roman" w:eastAsia="Times New Roman" w:cs="Times New Roman"/>
          <w:b w:val="1"/>
          <w:bCs w:val="1"/>
          <w:i w:val="0"/>
          <w:iCs w:val="0"/>
          <w:caps w:val="0"/>
          <w:smallCaps w:val="0"/>
          <w:noProof w:val="0"/>
          <w:color w:val="222222"/>
          <w:sz w:val="28"/>
          <w:szCs w:val="28"/>
          <w:lang w:val="en-US"/>
        </w:rPr>
        <w:t xml:space="preserve">8.6 </w:t>
      </w:r>
      <w:r w:rsidRPr="7FB16707" w:rsidR="5EA3E018">
        <w:rPr>
          <w:rFonts w:ascii="Times New Roman" w:hAnsi="Times New Roman" w:eastAsia="Times New Roman" w:cs="Times New Roman"/>
          <w:b w:val="1"/>
          <w:bCs w:val="1"/>
          <w:i w:val="0"/>
          <w:iCs w:val="0"/>
          <w:caps w:val="0"/>
          <w:smallCaps w:val="0"/>
          <w:noProof w:val="0"/>
          <w:color w:val="222222"/>
          <w:sz w:val="28"/>
          <w:szCs w:val="28"/>
          <w:lang w:val="en-US"/>
        </w:rPr>
        <w:t>Daily page:</w:t>
      </w:r>
    </w:p>
    <w:p xmlns:wp14="http://schemas.microsoft.com/office/word/2010/wordml" w:rsidRPr="00120552" w:rsidR="00120552" w:rsidP="7FB16707" w:rsidRDefault="00120552" w14:paraId="0D8D85E9" wp14:textId="5F8520FF">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In this page with the help of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CodeForce</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API, we have fetched a single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question</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and it will automatically get updated for every 24 hrs.</w:t>
      </w:r>
    </w:p>
    <w:p xmlns:wp14="http://schemas.microsoft.com/office/word/2010/wordml" w:rsidRPr="00120552" w:rsidR="00120552" w:rsidP="67944DC3" w:rsidRDefault="00120552" w14:paraId="6507CC53" wp14:textId="2D703126">
      <w:pPr>
        <w:shd w:val="clear" w:color="auto" w:fill="FFFFFF" w:themeFill="background1"/>
        <w:spacing w:before="0" w:beforeAutospacing="off" w:after="160" w:afterAutospacing="off"/>
        <w:ind w:firstLine="0"/>
        <w:jc w:val="center"/>
        <w:rPr>
          <w:rFonts w:ascii="Times New Roman" w:hAnsi="Times New Roman" w:eastAsia="Times New Roman" w:cs="Times New Roman"/>
          <w:b w:val="0"/>
          <w:bCs w:val="0"/>
          <w:i w:val="0"/>
          <w:iCs w:val="0"/>
          <w:caps w:val="0"/>
          <w:smallCaps w:val="0"/>
          <w:noProof w:val="0"/>
          <w:color w:val="222222"/>
          <w:sz w:val="24"/>
          <w:szCs w:val="24"/>
          <w:lang w:val="en-US"/>
        </w:rPr>
      </w:pPr>
      <w:r w:rsidR="4D09077A">
        <w:drawing>
          <wp:inline xmlns:wp14="http://schemas.microsoft.com/office/word/2010/wordprocessingDrawing" wp14:editId="7D00A001" wp14:anchorId="7F03FBC8">
            <wp:extent cx="3371850" cy="2215478"/>
            <wp:effectExtent l="0" t="0" r="0" b="0"/>
            <wp:docPr id="1317124296" name="" title=""/>
            <wp:cNvGraphicFramePr>
              <a:graphicFrameLocks noChangeAspect="1"/>
            </wp:cNvGraphicFramePr>
            <a:graphic>
              <a:graphicData uri="http://schemas.openxmlformats.org/drawingml/2006/picture">
                <pic:pic>
                  <pic:nvPicPr>
                    <pic:cNvPr id="0" name=""/>
                    <pic:cNvPicPr/>
                  </pic:nvPicPr>
                  <pic:blipFill>
                    <a:blip r:embed="Rece74a94e04949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71850" cy="2215478"/>
                    </a:xfrm>
                    <a:prstGeom prst="rect">
                      <a:avLst/>
                    </a:prstGeom>
                  </pic:spPr>
                </pic:pic>
              </a:graphicData>
            </a:graphic>
          </wp:inline>
        </w:drawing>
      </w:r>
    </w:p>
    <w:p xmlns:wp14="http://schemas.microsoft.com/office/word/2010/wordml" w:rsidRPr="00120552" w:rsidR="00120552" w:rsidP="7FB16707" w:rsidRDefault="00120552" w14:paraId="5C8C85E0" wp14:textId="5C5EC511">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8"/>
          <w:szCs w:val="28"/>
          <w:lang w:val="en-US"/>
        </w:rPr>
      </w:pPr>
    </w:p>
    <w:p xmlns:wp14="http://schemas.microsoft.com/office/word/2010/wordml" w:rsidRPr="00120552" w:rsidR="00120552" w:rsidP="7FB16707" w:rsidRDefault="00120552" w14:paraId="1C5FBED1" wp14:textId="0752763A">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8"/>
          <w:szCs w:val="28"/>
          <w:lang w:val="en-US"/>
        </w:rPr>
      </w:pPr>
    </w:p>
    <w:p xmlns:wp14="http://schemas.microsoft.com/office/word/2010/wordml" w:rsidRPr="00120552" w:rsidR="00120552" w:rsidP="7FB16707" w:rsidRDefault="00120552" w14:paraId="60A94C86" wp14:textId="0533B330">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8"/>
          <w:szCs w:val="28"/>
          <w:lang w:val="en-US"/>
        </w:rPr>
      </w:pPr>
      <w:r w:rsidRPr="7FB16707" w:rsidR="1660A580">
        <w:rPr>
          <w:rFonts w:ascii="Times New Roman" w:hAnsi="Times New Roman" w:eastAsia="Times New Roman" w:cs="Times New Roman"/>
          <w:b w:val="1"/>
          <w:bCs w:val="1"/>
          <w:i w:val="0"/>
          <w:iCs w:val="0"/>
          <w:caps w:val="0"/>
          <w:smallCaps w:val="0"/>
          <w:noProof w:val="0"/>
          <w:color w:val="222222"/>
          <w:sz w:val="28"/>
          <w:szCs w:val="28"/>
          <w:lang w:val="en-US"/>
        </w:rPr>
        <w:t xml:space="preserve">8.7 </w:t>
      </w:r>
      <w:r w:rsidRPr="7FB16707" w:rsidR="5EA3E018">
        <w:rPr>
          <w:rFonts w:ascii="Times New Roman" w:hAnsi="Times New Roman" w:eastAsia="Times New Roman" w:cs="Times New Roman"/>
          <w:b w:val="1"/>
          <w:bCs w:val="1"/>
          <w:i w:val="0"/>
          <w:iCs w:val="0"/>
          <w:caps w:val="0"/>
          <w:smallCaps w:val="0"/>
          <w:noProof w:val="0"/>
          <w:color w:val="222222"/>
          <w:sz w:val="28"/>
          <w:szCs w:val="28"/>
          <w:lang w:val="en-US"/>
        </w:rPr>
        <w:t>Settings Page:</w:t>
      </w:r>
    </w:p>
    <w:p xmlns:wp14="http://schemas.microsoft.com/office/word/2010/wordml" w:rsidRPr="00120552" w:rsidR="00120552" w:rsidP="7FB16707" w:rsidRDefault="00120552" w14:paraId="0B8EBCDC" wp14:textId="421C3139">
      <w:pPr>
        <w:shd w:val="clear" w:color="auto" w:fill="FFFFFF" w:themeFill="background1"/>
        <w:spacing w:before="0" w:beforeAutospacing="off" w:after="160" w:afterAutospacing="off"/>
        <w:ind w:firstLine="720"/>
        <w:jc w:val="left"/>
        <w:rPr>
          <w:rFonts w:ascii="Times New Roman" w:hAnsi="Times New Roman" w:eastAsia="Times New Roman" w:cs="Times New Roman"/>
          <w:sz w:val="24"/>
          <w:szCs w:val="24"/>
        </w:rPr>
      </w:pPr>
      <w:r w:rsidRPr="67944DC3"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In </w:t>
      </w:r>
      <w:r w:rsidRPr="67944DC3" w:rsidR="5EA3E018">
        <w:rPr>
          <w:rFonts w:ascii="Times New Roman" w:hAnsi="Times New Roman" w:eastAsia="Times New Roman" w:cs="Times New Roman"/>
          <w:b w:val="0"/>
          <w:bCs w:val="0"/>
          <w:i w:val="0"/>
          <w:iCs w:val="0"/>
          <w:caps w:val="0"/>
          <w:smallCaps w:val="0"/>
          <w:noProof w:val="0"/>
          <w:color w:val="222222"/>
          <w:sz w:val="24"/>
          <w:szCs w:val="24"/>
          <w:lang w:val="en-US"/>
        </w:rPr>
        <w:t>Settings</w:t>
      </w:r>
      <w:r w:rsidRPr="67944DC3"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the user will be able to change his username, </w:t>
      </w:r>
      <w:r w:rsidRPr="67944DC3" w:rsidR="5EA3E018">
        <w:rPr>
          <w:rFonts w:ascii="Times New Roman" w:hAnsi="Times New Roman" w:eastAsia="Times New Roman" w:cs="Times New Roman"/>
          <w:b w:val="0"/>
          <w:bCs w:val="0"/>
          <w:i w:val="0"/>
          <w:iCs w:val="0"/>
          <w:caps w:val="0"/>
          <w:smallCaps w:val="0"/>
          <w:noProof w:val="0"/>
          <w:color w:val="222222"/>
          <w:sz w:val="24"/>
          <w:szCs w:val="24"/>
          <w:lang w:val="en-US"/>
        </w:rPr>
        <w:t>password ,</w:t>
      </w:r>
      <w:r w:rsidRPr="67944DC3"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avatar</w:t>
      </w:r>
      <w:r w:rsidRPr="67944DC3" w:rsidR="40B0316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40B0316D">
        <w:drawing>
          <wp:inline xmlns:wp14="http://schemas.microsoft.com/office/word/2010/wordprocessingDrawing" wp14:editId="71149573" wp14:anchorId="45B6A277">
            <wp:extent cx="2686050" cy="1769177"/>
            <wp:effectExtent l="0" t="0" r="0" b="0"/>
            <wp:docPr id="211750280" name="" title=""/>
            <wp:cNvGraphicFramePr>
              <a:graphicFrameLocks noChangeAspect="1"/>
            </wp:cNvGraphicFramePr>
            <a:graphic>
              <a:graphicData uri="http://schemas.openxmlformats.org/drawingml/2006/picture">
                <pic:pic>
                  <pic:nvPicPr>
                    <pic:cNvPr id="0" name=""/>
                    <pic:cNvPicPr/>
                  </pic:nvPicPr>
                  <pic:blipFill>
                    <a:blip r:embed="R86d67bf6ddb045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86050" cy="1769177"/>
                    </a:xfrm>
                    <a:prstGeom prst="rect">
                      <a:avLst/>
                    </a:prstGeom>
                  </pic:spPr>
                </pic:pic>
              </a:graphicData>
            </a:graphic>
          </wp:inline>
        </w:drawing>
      </w:r>
      <w:r w:rsidR="40B0316D">
        <w:drawing>
          <wp:inline xmlns:wp14="http://schemas.microsoft.com/office/word/2010/wordprocessingDrawing" wp14:editId="28C73997" wp14:anchorId="76880A64">
            <wp:extent cx="2794240" cy="1722411"/>
            <wp:effectExtent l="0" t="0" r="0" b="0"/>
            <wp:docPr id="1066527424" name="" title=""/>
            <wp:cNvGraphicFramePr>
              <a:graphicFrameLocks noChangeAspect="1"/>
            </wp:cNvGraphicFramePr>
            <a:graphic>
              <a:graphicData uri="http://schemas.openxmlformats.org/drawingml/2006/picture">
                <pic:pic>
                  <pic:nvPicPr>
                    <pic:cNvPr id="0" name=""/>
                    <pic:cNvPicPr/>
                  </pic:nvPicPr>
                  <pic:blipFill>
                    <a:blip r:embed="R4c4517c2d8684b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4240" cy="1722411"/>
                    </a:xfrm>
                    <a:prstGeom prst="rect">
                      <a:avLst/>
                    </a:prstGeom>
                  </pic:spPr>
                </pic:pic>
              </a:graphicData>
            </a:graphic>
          </wp:inline>
        </w:drawing>
      </w:r>
    </w:p>
    <w:p xmlns:wp14="http://schemas.microsoft.com/office/word/2010/wordml" w:rsidRPr="00120552" w:rsidR="00120552" w:rsidP="7FB16707" w:rsidRDefault="00120552" w14:paraId="59A8F91B" wp14:textId="780ADFD8">
      <w:pPr>
        <w:shd w:val="clear" w:color="auto" w:fill="FFFFFF" w:themeFill="background1"/>
        <w:spacing w:before="0" w:beforeAutospacing="off" w:after="160" w:afterAutospacing="off"/>
        <w:ind w:firstLine="0"/>
        <w:jc w:val="left"/>
        <w:rPr>
          <w:rFonts w:ascii="Times New Roman" w:hAnsi="Times New Roman" w:eastAsia="Times New Roman" w:cs="Times New Roman"/>
          <w:sz w:val="24"/>
          <w:szCs w:val="24"/>
        </w:rPr>
      </w:pPr>
    </w:p>
    <w:p xmlns:wp14="http://schemas.microsoft.com/office/word/2010/wordml" w:rsidRPr="00120552" w:rsidR="00120552" w:rsidP="7FB16707" w:rsidRDefault="00120552" w14:paraId="667B7ADF" wp14:textId="01380424">
      <w:pPr>
        <w:shd w:val="clear" w:color="auto" w:fill="FFFFFF" w:themeFill="background1"/>
        <w:spacing w:before="0" w:beforeAutospacing="off" w:after="160" w:afterAutospacing="off"/>
        <w:ind w:firstLine="0"/>
        <w:jc w:val="left"/>
        <w:rPr>
          <w:rFonts w:ascii="Times New Roman" w:hAnsi="Times New Roman" w:eastAsia="Times New Roman" w:cs="Times New Roman"/>
          <w:sz w:val="24"/>
          <w:szCs w:val="24"/>
        </w:rPr>
      </w:pPr>
      <w:r w:rsidR="40B0316D">
        <w:drawing>
          <wp:inline xmlns:wp14="http://schemas.microsoft.com/office/word/2010/wordprocessingDrawing" wp14:editId="5B010EE9" wp14:anchorId="3E39310C">
            <wp:extent cx="2535725" cy="1149720"/>
            <wp:effectExtent l="0" t="0" r="0" b="0"/>
            <wp:docPr id="1943361573" name="" title=""/>
            <wp:cNvGraphicFramePr>
              <a:graphicFrameLocks noChangeAspect="1"/>
            </wp:cNvGraphicFramePr>
            <a:graphic>
              <a:graphicData uri="http://schemas.openxmlformats.org/drawingml/2006/picture">
                <pic:pic>
                  <pic:nvPicPr>
                    <pic:cNvPr id="0" name=""/>
                    <pic:cNvPicPr/>
                  </pic:nvPicPr>
                  <pic:blipFill>
                    <a:blip r:embed="Rd3e69c213d0b4403">
                      <a:extLst>
                        <a:ext xmlns:a="http://schemas.openxmlformats.org/drawingml/2006/main" uri="{28A0092B-C50C-407E-A947-70E740481C1C}">
                          <a14:useLocalDpi val="0"/>
                        </a:ext>
                      </a:extLst>
                    </a:blip>
                    <a:stretch>
                      <a:fillRect/>
                    </a:stretch>
                  </pic:blipFill>
                  <pic:spPr>
                    <a:xfrm>
                      <a:off x="0" y="0"/>
                      <a:ext cx="2535725" cy="1149720"/>
                    </a:xfrm>
                    <a:prstGeom prst="rect">
                      <a:avLst/>
                    </a:prstGeom>
                  </pic:spPr>
                </pic:pic>
              </a:graphicData>
            </a:graphic>
          </wp:inline>
        </w:drawing>
      </w:r>
      <w:r w:rsidRPr="7FB16707" w:rsidR="40B0316D">
        <w:rPr>
          <w:rFonts w:ascii="Times New Roman" w:hAnsi="Times New Roman" w:eastAsia="Times New Roman" w:cs="Times New Roman"/>
          <w:sz w:val="24"/>
          <w:szCs w:val="24"/>
        </w:rPr>
        <w:t xml:space="preserve">                 </w:t>
      </w:r>
      <w:r w:rsidR="40B0316D">
        <w:drawing>
          <wp:inline xmlns:wp14="http://schemas.microsoft.com/office/word/2010/wordprocessingDrawing" wp14:editId="01D9D60D" wp14:anchorId="39AFD5B5">
            <wp:extent cx="2770891" cy="1226933"/>
            <wp:effectExtent l="0" t="0" r="0" b="0"/>
            <wp:docPr id="832037598" name="" title=""/>
            <wp:cNvGraphicFramePr>
              <a:graphicFrameLocks noChangeAspect="1"/>
            </wp:cNvGraphicFramePr>
            <a:graphic>
              <a:graphicData uri="http://schemas.openxmlformats.org/drawingml/2006/picture">
                <pic:pic>
                  <pic:nvPicPr>
                    <pic:cNvPr id="0" name=""/>
                    <pic:cNvPicPr/>
                  </pic:nvPicPr>
                  <pic:blipFill>
                    <a:blip r:embed="Re74bbc5d4bae40c1">
                      <a:extLst>
                        <a:ext xmlns:a="http://schemas.openxmlformats.org/drawingml/2006/main" uri="{28A0092B-C50C-407E-A947-70E740481C1C}">
                          <a14:useLocalDpi val="0"/>
                        </a:ext>
                      </a:extLst>
                    </a:blip>
                    <a:stretch>
                      <a:fillRect/>
                    </a:stretch>
                  </pic:blipFill>
                  <pic:spPr>
                    <a:xfrm>
                      <a:off x="0" y="0"/>
                      <a:ext cx="2770891" cy="1226933"/>
                    </a:xfrm>
                    <a:prstGeom prst="rect">
                      <a:avLst/>
                    </a:prstGeom>
                  </pic:spPr>
                </pic:pic>
              </a:graphicData>
            </a:graphic>
          </wp:inline>
        </w:drawing>
      </w:r>
    </w:p>
    <w:p xmlns:wp14="http://schemas.microsoft.com/office/word/2010/wordml" w:rsidRPr="00120552" w:rsidR="00120552" w:rsidP="7FB16707" w:rsidRDefault="00120552" w14:paraId="16E6AD1F" wp14:textId="5DDF5910">
      <w:pPr>
        <w:shd w:val="clear" w:color="auto" w:fill="FFFFFF" w:themeFill="background1"/>
        <w:spacing w:before="0" w:beforeAutospacing="off" w:after="160" w:afterAutospacing="off"/>
        <w:ind w:firstLine="720"/>
        <w:jc w:val="left"/>
        <w:rPr>
          <w:rFonts w:ascii="Times New Roman" w:hAnsi="Times New Roman" w:eastAsia="Times New Roman" w:cs="Times New Roman"/>
          <w:b w:val="1"/>
          <w:bCs w:val="1"/>
          <w:i w:val="0"/>
          <w:iCs w:val="0"/>
          <w:caps w:val="0"/>
          <w:smallCaps w:val="0"/>
          <w:noProof w:val="0"/>
          <w:color w:val="222222"/>
          <w:sz w:val="28"/>
          <w:szCs w:val="28"/>
          <w:lang w:val="en-US"/>
        </w:rPr>
      </w:pPr>
      <w:r w:rsidRPr="7FB16707" w:rsidR="6E287221">
        <w:rPr>
          <w:rFonts w:ascii="Times New Roman" w:hAnsi="Times New Roman" w:eastAsia="Times New Roman" w:cs="Times New Roman"/>
          <w:b w:val="1"/>
          <w:bCs w:val="1"/>
          <w:i w:val="0"/>
          <w:iCs w:val="0"/>
          <w:caps w:val="0"/>
          <w:smallCaps w:val="0"/>
          <w:noProof w:val="0"/>
          <w:color w:val="222222"/>
          <w:sz w:val="28"/>
          <w:szCs w:val="28"/>
          <w:lang w:val="en-US"/>
        </w:rPr>
        <w:t xml:space="preserve">8.8 </w:t>
      </w:r>
      <w:r w:rsidRPr="7FB16707" w:rsidR="5EA3E018">
        <w:rPr>
          <w:rFonts w:ascii="Times New Roman" w:hAnsi="Times New Roman" w:eastAsia="Times New Roman" w:cs="Times New Roman"/>
          <w:b w:val="1"/>
          <w:bCs w:val="1"/>
          <w:i w:val="0"/>
          <w:iCs w:val="0"/>
          <w:caps w:val="0"/>
          <w:smallCaps w:val="0"/>
          <w:noProof w:val="0"/>
          <w:color w:val="222222"/>
          <w:sz w:val="28"/>
          <w:szCs w:val="28"/>
          <w:lang w:val="en-US"/>
        </w:rPr>
        <w:t>Profile:</w:t>
      </w:r>
    </w:p>
    <w:p xmlns:wp14="http://schemas.microsoft.com/office/word/2010/wordml" w:rsidRPr="00120552" w:rsidR="00120552" w:rsidP="7FB16707" w:rsidRDefault="00120552" w14:paraId="4412BAE8" wp14:textId="4191B730">
      <w:pPr>
        <w:shd w:val="clear" w:color="auto" w:fill="FFFFFF" w:themeFill="background1"/>
        <w:spacing w:before="0" w:beforeAutospacing="off" w:after="160" w:afterAutospacing="off"/>
        <w:ind w:firstLine="720"/>
        <w:jc w:val="left"/>
        <w:rPr>
          <w:rFonts w:ascii="Times New Roman" w:hAnsi="Times New Roman" w:eastAsia="Times New Roman" w:cs="Times New Roman"/>
          <w:b w:val="0"/>
          <w:bCs w:val="0"/>
          <w:i w:val="0"/>
          <w:iCs w:val="0"/>
          <w:caps w:val="0"/>
          <w:smallCaps w:val="0"/>
          <w:noProof w:val="0"/>
          <w:color w:val="222222"/>
          <w:sz w:val="24"/>
          <w:szCs w:val="24"/>
          <w:lang w:val="en-US"/>
        </w:rPr>
      </w:pP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In profile the user will be able to view his detail like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name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lessons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completed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profile pic and the badges he </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have</w:t>
      </w:r>
      <w:r w:rsidRPr="7FB16707" w:rsidR="5EA3E018">
        <w:rPr>
          <w:rFonts w:ascii="Times New Roman" w:hAnsi="Times New Roman" w:eastAsia="Times New Roman" w:cs="Times New Roman"/>
          <w:b w:val="0"/>
          <w:bCs w:val="0"/>
          <w:i w:val="0"/>
          <w:iCs w:val="0"/>
          <w:caps w:val="0"/>
          <w:smallCaps w:val="0"/>
          <w:noProof w:val="0"/>
          <w:color w:val="222222"/>
          <w:sz w:val="24"/>
          <w:szCs w:val="24"/>
          <w:lang w:val="en-US"/>
        </w:rPr>
        <w:t xml:space="preserve"> earned</w:t>
      </w:r>
    </w:p>
    <w:p xmlns:wp14="http://schemas.microsoft.com/office/word/2010/wordml" w:rsidRPr="00120552" w:rsidR="00120552" w:rsidP="7FB16707" w:rsidRDefault="00120552" w14:paraId="4BD7B729" wp14:textId="444CD657">
      <w:pPr>
        <w:shd w:val="clear" w:color="auto" w:fill="FFFFFF" w:themeFill="background1"/>
        <w:spacing w:before="0" w:beforeAutospacing="off" w:after="160" w:afterAutospacing="off"/>
        <w:ind w:firstLine="0"/>
        <w:jc w:val="left"/>
        <w:rPr>
          <w:rFonts w:ascii="Times New Roman" w:hAnsi="Times New Roman" w:eastAsia="Times New Roman" w:cs="Times New Roman"/>
          <w:b w:val="0"/>
          <w:bCs w:val="0"/>
          <w:i w:val="0"/>
          <w:iCs w:val="0"/>
          <w:caps w:val="0"/>
          <w:smallCaps w:val="0"/>
          <w:noProof w:val="0"/>
          <w:color w:val="222222"/>
          <w:sz w:val="24"/>
          <w:szCs w:val="24"/>
          <w:lang w:val="en-US"/>
        </w:rPr>
      </w:pPr>
    </w:p>
    <w:p xmlns:wp14="http://schemas.microsoft.com/office/word/2010/wordml" w:rsidRPr="00120552" w:rsidR="00120552" w:rsidP="7FB16707" w:rsidRDefault="00120552" w14:paraId="106B6B69" wp14:textId="280B40B9">
      <w:pPr>
        <w:jc w:val="center"/>
        <w:rPr>
          <w:rFonts w:ascii="Times New Roman" w:hAnsi="Times New Roman" w:eastAsia="Times New Roman" w:cs="Times New Roman"/>
          <w:b w:val="1"/>
          <w:bCs w:val="1"/>
          <w:sz w:val="24"/>
          <w:szCs w:val="24"/>
          <w:u w:val="single"/>
        </w:rPr>
      </w:pPr>
      <w:r w:rsidR="1815B34C">
        <w:drawing>
          <wp:inline xmlns:wp14="http://schemas.microsoft.com/office/word/2010/wordprocessingDrawing" wp14:editId="5D76B8CB" wp14:anchorId="2724D13C">
            <wp:extent cx="3638643" cy="2390775"/>
            <wp:effectExtent l="0" t="0" r="0" b="0"/>
            <wp:docPr id="217932607" name="" title=""/>
            <wp:cNvGraphicFramePr>
              <a:graphicFrameLocks noChangeAspect="1"/>
            </wp:cNvGraphicFramePr>
            <a:graphic>
              <a:graphicData uri="http://schemas.openxmlformats.org/drawingml/2006/picture">
                <pic:pic>
                  <pic:nvPicPr>
                    <pic:cNvPr id="0" name=""/>
                    <pic:cNvPicPr/>
                  </pic:nvPicPr>
                  <pic:blipFill>
                    <a:blip r:embed="Rf1f3d2d2657c40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38643" cy="2390775"/>
                    </a:xfrm>
                    <a:prstGeom prst="rect">
                      <a:avLst/>
                    </a:prstGeom>
                  </pic:spPr>
                </pic:pic>
              </a:graphicData>
            </a:graphic>
          </wp:inline>
        </w:drawing>
      </w:r>
    </w:p>
    <w:p w:rsidR="7FB16707" w:rsidP="7FB16707" w:rsidRDefault="7FB16707" w14:paraId="03A00775" w14:textId="4301E5C5">
      <w:pPr>
        <w:rPr>
          <w:rFonts w:ascii="Times New Roman" w:hAnsi="Times New Roman" w:eastAsia="Times New Roman" w:cs="Times New Roman"/>
          <w:b w:val="1"/>
          <w:bCs w:val="1"/>
          <w:sz w:val="24"/>
          <w:szCs w:val="24"/>
          <w:u w:val="single"/>
        </w:rPr>
      </w:pPr>
    </w:p>
    <w:p xmlns:wp14="http://schemas.microsoft.com/office/word/2010/wordml" w:rsidR="00120552" w:rsidP="7FB16707" w:rsidRDefault="00120552" w14:paraId="377DAE9F" wp14:textId="77777777">
      <w:pPr>
        <w:rPr>
          <w:rFonts w:ascii="Times New Roman" w:hAnsi="Times New Roman" w:eastAsia="Times New Roman" w:cs="Times New Roman"/>
          <w:b w:val="1"/>
          <w:bCs w:val="1"/>
          <w:sz w:val="28"/>
          <w:szCs w:val="28"/>
          <w:u w:val="single"/>
        </w:rPr>
      </w:pPr>
      <w:r w:rsidRPr="7FB16707" w:rsidR="00120552">
        <w:rPr>
          <w:rFonts w:ascii="Times New Roman" w:hAnsi="Times New Roman" w:eastAsia="Times New Roman" w:cs="Times New Roman"/>
          <w:b w:val="1"/>
          <w:bCs w:val="1"/>
          <w:sz w:val="28"/>
          <w:szCs w:val="28"/>
          <w:u w:val="single"/>
        </w:rPr>
        <w:t>9.Technology</w:t>
      </w:r>
      <w:r w:rsidRPr="7FB16707" w:rsidR="00120552">
        <w:rPr>
          <w:rFonts w:ascii="Times New Roman" w:hAnsi="Times New Roman" w:eastAsia="Times New Roman" w:cs="Times New Roman"/>
          <w:b w:val="1"/>
          <w:bCs w:val="1"/>
          <w:sz w:val="28"/>
          <w:szCs w:val="28"/>
          <w:u w:val="single"/>
        </w:rPr>
        <w:t xml:space="preserve"> Stack Used</w:t>
      </w:r>
      <w:r w:rsidRPr="7FB16707" w:rsidR="00120552">
        <w:rPr>
          <w:rFonts w:ascii="Times New Roman" w:hAnsi="Times New Roman" w:eastAsia="Times New Roman" w:cs="Times New Roman"/>
          <w:b w:val="1"/>
          <w:bCs w:val="1"/>
          <w:sz w:val="28"/>
          <w:szCs w:val="28"/>
          <w:u w:val="single"/>
        </w:rPr>
        <w:t>:</w:t>
      </w:r>
    </w:p>
    <w:p xmlns:wp14="http://schemas.microsoft.com/office/word/2010/wordml" w:rsidR="00120552" w:rsidP="7FB16707" w:rsidRDefault="00120552" w14:paraId="49E4B370" wp14:textId="77777777">
      <w:pPr>
        <w:rPr>
          <w:rFonts w:ascii="Times New Roman" w:hAnsi="Times New Roman" w:eastAsia="Times New Roman" w:cs="Times New Roman"/>
          <w:sz w:val="24"/>
          <w:szCs w:val="24"/>
        </w:rPr>
      </w:pPr>
      <w:r w:rsidRPr="7FB16707" w:rsidR="00120552">
        <w:rPr>
          <w:rFonts w:ascii="Times New Roman" w:hAnsi="Times New Roman" w:eastAsia="Times New Roman" w:cs="Times New Roman"/>
          <w:sz w:val="24"/>
          <w:szCs w:val="24"/>
        </w:rPr>
        <w:t xml:space="preserve">     </w:t>
      </w:r>
      <w:r w:rsidRPr="7FB16707" w:rsidR="00120552">
        <w:rPr>
          <w:rFonts w:ascii="Times New Roman" w:hAnsi="Times New Roman" w:eastAsia="Times New Roman" w:cs="Times New Roman"/>
          <w:noProof/>
          <w:sz w:val="24"/>
          <w:szCs w:val="24"/>
        </w:rPr>
        <w:t xml:space="preserve"> </w:t>
      </w:r>
      <w:r>
        <w:rPr>
          <w:noProof/>
        </w:rPr>
        <w:drawing>
          <wp:inline xmlns:wp14="http://schemas.microsoft.com/office/word/2010/wordprocessingDrawing" distT="0" distB="0" distL="0" distR="0" wp14:anchorId="606F647C" wp14:editId="7777777">
            <wp:extent cx="1362075" cy="1362075"/>
            <wp:effectExtent l="0" t="0" r="0" b="0"/>
            <wp:docPr id="14" name="Picture 22" descr="Java Logo P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va Logo PNG (1)"/>
                    <pic:cNvPicPr>
                      <a:picLocks noChangeAspect="1" noChangeArrowheads="1"/>
                    </pic:cNvPicPr>
                  </pic:nvPicPr>
                  <pic:blipFill>
                    <a:blip r:embed="rId18"/>
                    <a:srcRect/>
                    <a:stretch>
                      <a:fillRect/>
                    </a:stretch>
                  </pic:blipFill>
                  <pic:spPr bwMode="auto">
                    <a:xfrm>
                      <a:off x="0" y="0"/>
                      <a:ext cx="1362075" cy="1362075"/>
                    </a:xfrm>
                    <a:prstGeom prst="rect">
                      <a:avLst/>
                    </a:prstGeom>
                    <a:noFill/>
                    <a:ln w="9525">
                      <a:noFill/>
                      <a:miter lim="800000"/>
                      <a:headEnd/>
                      <a:tailEnd/>
                    </a:ln>
                  </pic:spPr>
                </pic:pic>
              </a:graphicData>
            </a:graphic>
          </wp:inline>
        </w:drawing>
      </w:r>
      <w:r w:rsidRPr="7FB16707" w:rsidR="00120552">
        <w:rPr>
          <w:rFonts w:ascii="Times New Roman" w:hAnsi="Times New Roman" w:eastAsia="Times New Roman" w:cs="Times New Roman"/>
          <w:noProof/>
          <w:sz w:val="24"/>
          <w:szCs w:val="24"/>
        </w:rPr>
        <w:t xml:space="preserve">     </w:t>
      </w:r>
      <w:r>
        <w:rPr>
          <w:noProof/>
        </w:rPr>
        <w:drawing>
          <wp:inline xmlns:wp14="http://schemas.microsoft.com/office/word/2010/wordprocessingDrawing" distT="0" distB="0" distL="0" distR="0" wp14:anchorId="16DC7459" wp14:editId="7777777">
            <wp:extent cx="1628775" cy="1390650"/>
            <wp:effectExtent l="19050" t="0" r="9525" b="0"/>
            <wp:docPr id="25" name="Picture 25" descr="Mongo DB PNG Transpare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go DB PNG Transparent Images"/>
                    <pic:cNvPicPr>
                      <a:picLocks noChangeAspect="1" noChangeArrowheads="1"/>
                    </pic:cNvPicPr>
                  </pic:nvPicPr>
                  <pic:blipFill>
                    <a:blip r:embed="rId19"/>
                    <a:srcRect/>
                    <a:stretch>
                      <a:fillRect/>
                    </a:stretch>
                  </pic:blipFill>
                  <pic:spPr bwMode="auto">
                    <a:xfrm>
                      <a:off x="0" y="0"/>
                      <a:ext cx="1628775" cy="1390650"/>
                    </a:xfrm>
                    <a:prstGeom prst="rect">
                      <a:avLst/>
                    </a:prstGeom>
                    <a:noFill/>
                    <a:ln w="9525">
                      <a:noFill/>
                      <a:miter lim="800000"/>
                      <a:headEnd/>
                      <a:tailEnd/>
                    </a:ln>
                  </pic:spPr>
                </pic:pic>
              </a:graphicData>
            </a:graphic>
          </wp:inline>
        </w:drawing>
      </w:r>
      <w:r w:rsidRPr="7FB16707" w:rsidR="00120552">
        <w:rPr>
          <w:rFonts w:ascii="Times New Roman" w:hAnsi="Times New Roman" w:eastAsia="Times New Roman" w:cs="Times New Roman"/>
          <w:noProof/>
          <w:sz w:val="24"/>
          <w:szCs w:val="24"/>
        </w:rPr>
        <w:t xml:space="preserve">       </w:t>
      </w:r>
      <w:r>
        <w:rPr>
          <w:noProof/>
        </w:rPr>
        <w:drawing>
          <wp:inline xmlns:wp14="http://schemas.microsoft.com/office/word/2010/wordprocessingDrawing" distT="0" distB="0" distL="0" distR="0" wp14:anchorId="5CE39DC1" wp14:editId="7777777">
            <wp:extent cx="2209800" cy="1390650"/>
            <wp:effectExtent l="19050" t="0" r="0" b="0"/>
            <wp:docPr id="28" name="Picture 28" descr="Codeforces Notifier - Windows 'ਤੇ ਮੁਫ਼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deforces Notifier - Windows 'ਤੇ ਮੁਫ਼ਤ ..."/>
                    <pic:cNvPicPr>
                      <a:picLocks noChangeAspect="1" noChangeArrowheads="1"/>
                    </pic:cNvPicPr>
                  </pic:nvPicPr>
                  <pic:blipFill>
                    <a:blip r:embed="rId20"/>
                    <a:srcRect/>
                    <a:stretch>
                      <a:fillRect/>
                    </a:stretch>
                  </pic:blipFill>
                  <pic:spPr bwMode="auto">
                    <a:xfrm>
                      <a:off x="0" y="0"/>
                      <a:ext cx="2209800" cy="1390650"/>
                    </a:xfrm>
                    <a:prstGeom prst="rect">
                      <a:avLst/>
                    </a:prstGeom>
                    <a:noFill/>
                    <a:ln w="9525">
                      <a:noFill/>
                      <a:miter lim="800000"/>
                      <a:headEnd/>
                      <a:tailEnd/>
                    </a:ln>
                  </pic:spPr>
                </pic:pic>
              </a:graphicData>
            </a:graphic>
          </wp:inline>
        </w:drawing>
      </w:r>
    </w:p>
    <w:p xmlns:wp14="http://schemas.microsoft.com/office/word/2010/wordml" w:rsidR="00120552" w:rsidP="7FB16707" w:rsidRDefault="00120552" w14:paraId="4D79B1DF" wp14:textId="77777777">
      <w:pPr>
        <w:ind w:firstLine="720"/>
        <w:rPr>
          <w:rFonts w:ascii="Times New Roman" w:hAnsi="Times New Roman" w:eastAsia="Times New Roman" w:cs="Times New Roman"/>
          <w:sz w:val="28"/>
          <w:szCs w:val="28"/>
        </w:rPr>
      </w:pPr>
      <w:r w:rsidRPr="7FB16707" w:rsidR="00120552">
        <w:rPr>
          <w:rFonts w:ascii="Times New Roman" w:hAnsi="Times New Roman" w:eastAsia="Times New Roman" w:cs="Times New Roman"/>
          <w:b w:val="1"/>
          <w:bCs w:val="1"/>
          <w:sz w:val="28"/>
          <w:szCs w:val="28"/>
        </w:rPr>
        <w:t xml:space="preserve">Java </w:t>
      </w:r>
      <w:r w:rsidRPr="7FB16707" w:rsidR="005D515F">
        <w:rPr>
          <w:rFonts w:ascii="Times New Roman" w:hAnsi="Times New Roman" w:eastAsia="Times New Roman" w:cs="Times New Roman"/>
          <w:b w:val="1"/>
          <w:bCs w:val="1"/>
          <w:sz w:val="28"/>
          <w:szCs w:val="28"/>
        </w:rPr>
        <w:t xml:space="preserve">&amp; </w:t>
      </w:r>
      <w:r w:rsidRPr="7FB16707" w:rsidR="00120552">
        <w:rPr>
          <w:rFonts w:ascii="Times New Roman" w:hAnsi="Times New Roman" w:eastAsia="Times New Roman" w:cs="Times New Roman"/>
          <w:b w:val="1"/>
          <w:bCs w:val="1"/>
          <w:sz w:val="28"/>
          <w:szCs w:val="28"/>
        </w:rPr>
        <w:t>swing</w:t>
      </w:r>
      <w:r w:rsidRPr="7FB16707" w:rsidR="00120552">
        <w:rPr>
          <w:rFonts w:ascii="Times New Roman" w:hAnsi="Times New Roman" w:eastAsia="Times New Roman" w:cs="Times New Roman"/>
          <w:sz w:val="28"/>
          <w:szCs w:val="28"/>
        </w:rPr>
        <w:t>:</w:t>
      </w:r>
    </w:p>
    <w:p xmlns:wp14="http://schemas.microsoft.com/office/word/2010/wordml" w:rsidRPr="00120552" w:rsidR="00120552" w:rsidP="7FB16707" w:rsidRDefault="00120552" w14:paraId="7319CD8F" wp14:textId="77777777">
      <w:pPr>
        <w:ind w:firstLine="720"/>
        <w:rPr>
          <w:rFonts w:ascii="Times New Roman" w:hAnsi="Times New Roman" w:eastAsia="Times New Roman" w:cs="Times New Roman"/>
          <w:sz w:val="24"/>
          <w:szCs w:val="24"/>
        </w:rPr>
      </w:pPr>
      <w:r>
        <w:rPr>
          <w:rFonts w:cstheme="minorHAnsi"/>
          <w:sz w:val="32"/>
          <w:szCs w:val="32"/>
        </w:rPr>
        <w:tab/>
      </w:r>
      <w:r w:rsidRPr="7FB16707" w:rsidR="00120552">
        <w:rPr>
          <w:rFonts w:ascii="Times New Roman" w:hAnsi="Times New Roman" w:eastAsia="Times New Roman" w:cs="Times New Roman"/>
          <w:sz w:val="24"/>
          <w:szCs w:val="24"/>
        </w:rPr>
        <w:t xml:space="preserve">Java swing is used as the major User interface building </w:t>
      </w:r>
      <w:r w:rsidRPr="7FB16707" w:rsidR="00120552">
        <w:rPr>
          <w:rFonts w:ascii="Times New Roman" w:hAnsi="Times New Roman" w:eastAsia="Times New Roman" w:cs="Times New Roman"/>
          <w:sz w:val="24"/>
          <w:szCs w:val="24"/>
        </w:rPr>
        <w:t>tool.Components</w:t>
      </w:r>
      <w:r w:rsidRPr="7FB16707" w:rsidR="00120552">
        <w:rPr>
          <w:rFonts w:ascii="Times New Roman" w:hAnsi="Times New Roman" w:eastAsia="Times New Roman" w:cs="Times New Roman"/>
          <w:sz w:val="24"/>
          <w:szCs w:val="24"/>
        </w:rPr>
        <w:t xml:space="preserve"> like </w:t>
      </w:r>
      <w:r w:rsidRPr="7FB16707" w:rsidR="00120552">
        <w:rPr>
          <w:rFonts w:ascii="Times New Roman" w:hAnsi="Times New Roman" w:eastAsia="Times New Roman" w:cs="Times New Roman"/>
          <w:sz w:val="24"/>
          <w:szCs w:val="24"/>
        </w:rPr>
        <w:t>JLabel</w:t>
      </w:r>
      <w:r w:rsidRPr="7FB16707" w:rsidR="00120552">
        <w:rPr>
          <w:rFonts w:ascii="Times New Roman" w:hAnsi="Times New Roman" w:eastAsia="Times New Roman" w:cs="Times New Roman"/>
          <w:sz w:val="24"/>
          <w:szCs w:val="24"/>
        </w:rPr>
        <w:t xml:space="preserve">, </w:t>
      </w:r>
      <w:r w:rsidRPr="7FB16707" w:rsidR="00120552">
        <w:rPr>
          <w:rFonts w:ascii="Times New Roman" w:hAnsi="Times New Roman" w:eastAsia="Times New Roman" w:cs="Times New Roman"/>
          <w:sz w:val="24"/>
          <w:szCs w:val="24"/>
        </w:rPr>
        <w:t>JButton</w:t>
      </w:r>
      <w:r w:rsidRPr="7FB16707" w:rsidR="00120552">
        <w:rPr>
          <w:rFonts w:ascii="Times New Roman" w:hAnsi="Times New Roman" w:eastAsia="Times New Roman" w:cs="Times New Roman"/>
          <w:sz w:val="24"/>
          <w:szCs w:val="24"/>
        </w:rPr>
        <w:t xml:space="preserve">, </w:t>
      </w:r>
      <w:r w:rsidRPr="7FB16707" w:rsidR="00120552">
        <w:rPr>
          <w:rFonts w:ascii="Times New Roman" w:hAnsi="Times New Roman" w:eastAsia="Times New Roman" w:cs="Times New Roman"/>
          <w:sz w:val="24"/>
          <w:szCs w:val="24"/>
        </w:rPr>
        <w:t>JTextArea</w:t>
      </w:r>
      <w:r w:rsidRPr="7FB16707" w:rsidR="00120552">
        <w:rPr>
          <w:rFonts w:ascii="Times New Roman" w:hAnsi="Times New Roman" w:eastAsia="Times New Roman" w:cs="Times New Roman"/>
          <w:sz w:val="24"/>
          <w:szCs w:val="24"/>
        </w:rPr>
        <w:t xml:space="preserve">, </w:t>
      </w:r>
      <w:r w:rsidRPr="7FB16707" w:rsidR="00120552">
        <w:rPr>
          <w:rFonts w:ascii="Times New Roman" w:hAnsi="Times New Roman" w:eastAsia="Times New Roman" w:cs="Times New Roman"/>
          <w:sz w:val="24"/>
          <w:szCs w:val="24"/>
        </w:rPr>
        <w:t>JFrame</w:t>
      </w:r>
      <w:r w:rsidRPr="7FB16707" w:rsidR="00120552">
        <w:rPr>
          <w:rFonts w:ascii="Times New Roman" w:hAnsi="Times New Roman" w:eastAsia="Times New Roman" w:cs="Times New Roman"/>
          <w:sz w:val="24"/>
          <w:szCs w:val="24"/>
        </w:rPr>
        <w:t>,</w:t>
      </w:r>
      <w:r w:rsidRPr="7FB16707" w:rsidR="00120552">
        <w:rPr>
          <w:rFonts w:ascii="Times New Roman" w:hAnsi="Times New Roman" w:eastAsia="Times New Roman" w:cs="Times New Roman"/>
          <w:sz w:val="24"/>
          <w:szCs w:val="24"/>
        </w:rPr>
        <w:t xml:space="preserve"> </w:t>
      </w:r>
      <w:r w:rsidRPr="7FB16707" w:rsidR="00120552">
        <w:rPr>
          <w:rFonts w:ascii="Times New Roman" w:hAnsi="Times New Roman" w:eastAsia="Times New Roman" w:cs="Times New Roman"/>
          <w:sz w:val="24"/>
          <w:szCs w:val="24"/>
        </w:rPr>
        <w:t>JPanel</w:t>
      </w:r>
      <w:r w:rsidRPr="7FB16707" w:rsidR="00120552">
        <w:rPr>
          <w:rFonts w:ascii="Times New Roman" w:hAnsi="Times New Roman" w:eastAsia="Times New Roman" w:cs="Times New Roman"/>
          <w:sz w:val="24"/>
          <w:szCs w:val="24"/>
        </w:rPr>
        <w:t xml:space="preserve"> </w:t>
      </w:r>
      <w:r w:rsidRPr="7FB16707" w:rsidR="00120552">
        <w:rPr>
          <w:rFonts w:ascii="Times New Roman" w:hAnsi="Times New Roman" w:eastAsia="Times New Roman" w:cs="Times New Roman"/>
          <w:sz w:val="24"/>
          <w:szCs w:val="24"/>
        </w:rPr>
        <w:t xml:space="preserve">etc</w:t>
      </w:r>
      <w:r w:rsidRPr="7FB16707" w:rsidR="00120552">
        <w:rPr>
          <w:rFonts w:ascii="Times New Roman" w:hAnsi="Times New Roman" w:eastAsia="Times New Roman" w:cs="Times New Roman"/>
          <w:sz w:val="24"/>
          <w:szCs w:val="24"/>
        </w:rPr>
        <w:t xml:space="preserve"> were widely used in this project.</w:t>
      </w:r>
    </w:p>
    <w:p xmlns:wp14="http://schemas.microsoft.com/office/word/2010/wordml" w:rsidR="005D515F" w:rsidP="7FB16707" w:rsidRDefault="00120552" w14:paraId="374BD577" wp14:textId="77777777">
      <w:pPr>
        <w:ind w:firstLine="720"/>
        <w:rPr>
          <w:rFonts w:ascii="Times New Roman" w:hAnsi="Times New Roman" w:eastAsia="Times New Roman" w:cs="Times New Roman"/>
          <w:b w:val="1"/>
          <w:bCs w:val="1"/>
          <w:sz w:val="28"/>
          <w:szCs w:val="28"/>
        </w:rPr>
      </w:pPr>
      <w:r w:rsidRPr="7FB16707" w:rsidR="00120552">
        <w:rPr>
          <w:rFonts w:ascii="Times New Roman" w:hAnsi="Times New Roman" w:eastAsia="Times New Roman" w:cs="Times New Roman"/>
          <w:b w:val="1"/>
          <w:bCs w:val="1"/>
          <w:sz w:val="28"/>
          <w:szCs w:val="28"/>
        </w:rPr>
        <w:t>Mo</w:t>
      </w:r>
      <w:r w:rsidRPr="7FB16707" w:rsidR="005D515F">
        <w:rPr>
          <w:rFonts w:ascii="Times New Roman" w:hAnsi="Times New Roman" w:eastAsia="Times New Roman" w:cs="Times New Roman"/>
          <w:b w:val="1"/>
          <w:bCs w:val="1"/>
          <w:sz w:val="28"/>
          <w:szCs w:val="28"/>
        </w:rPr>
        <w:t>ngo DB:</w:t>
      </w:r>
    </w:p>
    <w:p xmlns:wp14="http://schemas.microsoft.com/office/word/2010/wordml" w:rsidR="005D515F" w:rsidP="7FB16707" w:rsidRDefault="005D515F" w14:paraId="601E3C56" wp14:textId="77777777">
      <w:pPr>
        <w:ind w:firstLine="720"/>
        <w:rPr>
          <w:rFonts w:ascii="Times New Roman" w:hAnsi="Times New Roman" w:eastAsia="Times New Roman" w:cs="Times New Roman"/>
          <w:sz w:val="24"/>
          <w:szCs w:val="24"/>
        </w:rPr>
      </w:pPr>
      <w:r>
        <w:rPr>
          <w:rFonts w:cstheme="minorHAnsi"/>
          <w:b/>
          <w:sz w:val="32"/>
          <w:szCs w:val="32"/>
        </w:rPr>
        <w:tab/>
      </w:r>
      <w:r w:rsidRPr="7FB16707" w:rsidR="005D515F">
        <w:rPr>
          <w:rFonts w:ascii="Times New Roman" w:hAnsi="Times New Roman" w:eastAsia="Times New Roman" w:cs="Times New Roman"/>
          <w:sz w:val="24"/>
          <w:szCs w:val="24"/>
        </w:rPr>
        <w:t xml:space="preserve">With the help of external jar files (for </w:t>
      </w:r>
      <w:r w:rsidRPr="7FB16707" w:rsidR="005D515F">
        <w:rPr>
          <w:rFonts w:ascii="Times New Roman" w:hAnsi="Times New Roman" w:eastAsia="Times New Roman" w:cs="Times New Roman"/>
          <w:sz w:val="24"/>
          <w:szCs w:val="24"/>
        </w:rPr>
        <w:t>json</w:t>
      </w:r>
      <w:r w:rsidRPr="7FB16707" w:rsidR="005D515F">
        <w:rPr>
          <w:rFonts w:ascii="Times New Roman" w:hAnsi="Times New Roman" w:eastAsia="Times New Roman" w:cs="Times New Roman"/>
          <w:sz w:val="24"/>
          <w:szCs w:val="24"/>
        </w:rPr>
        <w:t xml:space="preserve"> and mongo </w:t>
      </w:r>
      <w:r w:rsidRPr="7FB16707" w:rsidR="005D515F">
        <w:rPr>
          <w:rFonts w:ascii="Times New Roman" w:hAnsi="Times New Roman" w:eastAsia="Times New Roman" w:cs="Times New Roman"/>
          <w:sz w:val="24"/>
          <w:szCs w:val="24"/>
        </w:rPr>
        <w:t xml:space="preserve">connectivity )</w:t>
      </w:r>
      <w:r w:rsidRPr="7FB16707" w:rsidR="005D515F">
        <w:rPr>
          <w:rFonts w:ascii="Times New Roman" w:hAnsi="Times New Roman" w:eastAsia="Times New Roman" w:cs="Times New Roman"/>
          <w:sz w:val="24"/>
          <w:szCs w:val="24"/>
        </w:rPr>
        <w:t xml:space="preserve"> we were able to connect to mongo </w:t>
      </w:r>
      <w:r w:rsidRPr="7FB16707" w:rsidR="005D515F">
        <w:rPr>
          <w:rFonts w:ascii="Times New Roman" w:hAnsi="Times New Roman" w:eastAsia="Times New Roman" w:cs="Times New Roman"/>
          <w:sz w:val="24"/>
          <w:szCs w:val="24"/>
        </w:rPr>
        <w:t xml:space="preserve">db</w:t>
      </w:r>
      <w:r w:rsidRPr="7FB16707" w:rsidR="005D515F">
        <w:rPr>
          <w:rFonts w:ascii="Times New Roman" w:hAnsi="Times New Roman" w:eastAsia="Times New Roman" w:cs="Times New Roman"/>
          <w:sz w:val="24"/>
          <w:szCs w:val="24"/>
        </w:rPr>
        <w:t xml:space="preserve"> and we have successfully connected to the database, fetched collections, extracted </w:t>
      </w:r>
      <w:r w:rsidRPr="7FB16707" w:rsidR="005D515F">
        <w:rPr>
          <w:rFonts w:ascii="Times New Roman" w:hAnsi="Times New Roman" w:eastAsia="Times New Roman" w:cs="Times New Roman"/>
          <w:sz w:val="24"/>
          <w:szCs w:val="24"/>
        </w:rPr>
        <w:t xml:space="preserve">documents</w:t>
      </w:r>
      <w:r w:rsidRPr="7FB16707" w:rsidR="005D515F">
        <w:rPr>
          <w:rFonts w:ascii="Times New Roman" w:hAnsi="Times New Roman" w:eastAsia="Times New Roman" w:cs="Times New Roman"/>
          <w:sz w:val="24"/>
          <w:szCs w:val="24"/>
        </w:rPr>
        <w:t xml:space="preserve"> and successfully updated the values in the collections.</w:t>
      </w:r>
    </w:p>
    <w:p xmlns:wp14="http://schemas.microsoft.com/office/word/2010/wordml" w:rsidRPr="005D515F" w:rsidR="005D515F" w:rsidP="7FB16707" w:rsidRDefault="005D515F" w14:paraId="484D23EB" wp14:textId="77777777">
      <w:pPr>
        <w:ind w:firstLine="720"/>
        <w:rPr>
          <w:rFonts w:ascii="Times New Roman" w:hAnsi="Times New Roman" w:eastAsia="Times New Roman" w:cs="Times New Roman"/>
          <w:sz w:val="24"/>
          <w:szCs w:val="24"/>
        </w:rPr>
      </w:pPr>
      <w:r>
        <w:rPr>
          <w:rFonts w:cstheme="minorHAnsi"/>
          <w:sz w:val="32"/>
          <w:szCs w:val="32"/>
        </w:rPr>
        <w:tab/>
      </w:r>
      <w:r w:rsidRPr="7FB16707" w:rsidR="005D515F">
        <w:rPr>
          <w:rFonts w:ascii="Times New Roman" w:hAnsi="Times New Roman" w:eastAsia="Times New Roman" w:cs="Times New Roman"/>
          <w:sz w:val="24"/>
          <w:szCs w:val="24"/>
        </w:rPr>
        <w:t xml:space="preserve">We have created separate collections for each lesson </w:t>
      </w:r>
    </w:p>
    <w:p xmlns:wp14="http://schemas.microsoft.com/office/word/2010/wordml" w:rsidR="00120552" w:rsidP="7FB16707" w:rsidRDefault="00120552" w14:paraId="6206087E" wp14:textId="77777777">
      <w:pPr>
        <w:ind w:firstLine="720"/>
        <w:rPr>
          <w:rFonts w:ascii="Times New Roman" w:hAnsi="Times New Roman" w:eastAsia="Times New Roman" w:cs="Times New Roman"/>
          <w:b w:val="1"/>
          <w:bCs w:val="1"/>
          <w:sz w:val="28"/>
          <w:szCs w:val="28"/>
        </w:rPr>
      </w:pPr>
      <w:r w:rsidRPr="7FB16707" w:rsidR="00120552">
        <w:rPr>
          <w:rFonts w:ascii="Times New Roman" w:hAnsi="Times New Roman" w:eastAsia="Times New Roman" w:cs="Times New Roman"/>
          <w:b w:val="1"/>
          <w:bCs w:val="1"/>
          <w:sz w:val="28"/>
          <w:szCs w:val="28"/>
        </w:rPr>
        <w:t>Codeforces</w:t>
      </w:r>
      <w:r w:rsidRPr="7FB16707" w:rsidR="00120552">
        <w:rPr>
          <w:rFonts w:ascii="Times New Roman" w:hAnsi="Times New Roman" w:eastAsia="Times New Roman" w:cs="Times New Roman"/>
          <w:b w:val="1"/>
          <w:bCs w:val="1"/>
          <w:sz w:val="28"/>
          <w:szCs w:val="28"/>
        </w:rPr>
        <w:t xml:space="preserve"> API</w:t>
      </w:r>
      <w:r w:rsidRPr="7FB16707" w:rsidR="005D515F">
        <w:rPr>
          <w:rFonts w:ascii="Times New Roman" w:hAnsi="Times New Roman" w:eastAsia="Times New Roman" w:cs="Times New Roman"/>
          <w:b w:val="1"/>
          <w:bCs w:val="1"/>
          <w:sz w:val="28"/>
          <w:szCs w:val="28"/>
        </w:rPr>
        <w:t>:</w:t>
      </w:r>
    </w:p>
    <w:p xmlns:wp14="http://schemas.microsoft.com/office/word/2010/wordml" w:rsidR="005D515F" w:rsidP="7FB16707" w:rsidRDefault="005D515F" w14:paraId="0CD3F6C6" wp14:textId="77777777">
      <w:pPr>
        <w:ind w:firstLine="720"/>
        <w:rPr>
          <w:rFonts w:ascii="Times New Roman" w:hAnsi="Times New Roman" w:eastAsia="Times New Roman" w:cs="Times New Roman"/>
          <w:sz w:val="24"/>
          <w:szCs w:val="24"/>
        </w:rPr>
      </w:pPr>
      <w:r>
        <w:rPr>
          <w:rFonts w:cstheme="minorHAnsi"/>
          <w:b/>
          <w:sz w:val="32"/>
          <w:szCs w:val="32"/>
        </w:rPr>
        <w:tab/>
      </w:r>
      <w:r w:rsidRPr="7FB16707" w:rsidR="005D515F">
        <w:rPr>
          <w:rFonts w:ascii="Times New Roman" w:hAnsi="Times New Roman" w:eastAsia="Times New Roman" w:cs="Times New Roman"/>
          <w:sz w:val="24"/>
          <w:szCs w:val="24"/>
        </w:rPr>
        <w:t xml:space="preserve">With the help of the </w:t>
      </w:r>
      <w:r w:rsidRPr="7FB16707" w:rsidR="005D515F">
        <w:rPr>
          <w:rFonts w:ascii="Times New Roman" w:hAnsi="Times New Roman" w:eastAsia="Times New Roman" w:cs="Times New Roman"/>
          <w:sz w:val="24"/>
          <w:szCs w:val="24"/>
        </w:rPr>
        <w:t>codeforces</w:t>
      </w:r>
      <w:r w:rsidRPr="7FB16707" w:rsidR="005D515F">
        <w:rPr>
          <w:rFonts w:ascii="Times New Roman" w:hAnsi="Times New Roman" w:eastAsia="Times New Roman" w:cs="Times New Roman"/>
          <w:sz w:val="24"/>
          <w:szCs w:val="24"/>
        </w:rPr>
        <w:t xml:space="preserve"> API we have successfully fetched the questions and displayed in our frame</w:t>
      </w:r>
    </w:p>
    <w:p xmlns:wp14="http://schemas.microsoft.com/office/word/2010/wordml" w:rsidR="005D515F" w:rsidP="7FB16707" w:rsidRDefault="005D515F" w14:paraId="7D55CA06" wp14:textId="77777777">
      <w:pPr>
        <w:ind w:firstLine="720"/>
        <w:rPr>
          <w:rFonts w:ascii="Times New Roman" w:hAnsi="Times New Roman" w:eastAsia="Times New Roman" w:cs="Times New Roman"/>
          <w:sz w:val="24"/>
          <w:szCs w:val="24"/>
        </w:rPr>
      </w:pPr>
      <w:r>
        <w:rPr>
          <w:rFonts w:cstheme="minorHAnsi"/>
          <w:sz w:val="32"/>
          <w:szCs w:val="32"/>
        </w:rPr>
        <w:tab/>
      </w:r>
      <w:r w:rsidRPr="7FB16707" w:rsidR="005D515F">
        <w:rPr>
          <w:rFonts w:ascii="Times New Roman" w:hAnsi="Times New Roman" w:eastAsia="Times New Roman" w:cs="Times New Roman"/>
          <w:sz w:val="24"/>
          <w:szCs w:val="24"/>
        </w:rPr>
        <w:t>It was useful in both test section and as well as Daily section</w:t>
      </w:r>
    </w:p>
    <w:p xmlns:wp14="http://schemas.microsoft.com/office/word/2010/wordml" w:rsidR="005D515F" w:rsidP="7FB16707" w:rsidRDefault="005D515F" w14:paraId="6B699379" wp14:textId="77777777">
      <w:pPr>
        <w:ind w:firstLine="0"/>
        <w:rPr>
          <w:rFonts w:ascii="Times New Roman" w:hAnsi="Times New Roman" w:eastAsia="Times New Roman" w:cs="Times New Roman"/>
          <w:sz w:val="24"/>
          <w:szCs w:val="24"/>
        </w:rPr>
      </w:pPr>
    </w:p>
    <w:p w:rsidR="3818B0EB" w:rsidP="7FB16707" w:rsidRDefault="3818B0EB" w14:paraId="79887884" w14:textId="72B9C5C7">
      <w:pPr>
        <w:rPr>
          <w:rFonts w:ascii="Times New Roman" w:hAnsi="Times New Roman" w:eastAsia="Times New Roman" w:cs="Times New Roman"/>
          <w:b w:val="1"/>
          <w:bCs w:val="1"/>
          <w:sz w:val="28"/>
          <w:szCs w:val="28"/>
          <w:u w:val="single"/>
        </w:rPr>
      </w:pPr>
      <w:r w:rsidRPr="7FB16707" w:rsidR="3818B0EB">
        <w:rPr>
          <w:rFonts w:ascii="Times New Roman" w:hAnsi="Times New Roman" w:eastAsia="Times New Roman" w:cs="Times New Roman"/>
          <w:b w:val="1"/>
          <w:bCs w:val="1"/>
          <w:sz w:val="28"/>
          <w:szCs w:val="28"/>
          <w:u w:val="single"/>
        </w:rPr>
        <w:t>10.</w:t>
      </w:r>
      <w:r w:rsidRPr="7FB16707" w:rsidR="32083730">
        <w:rPr>
          <w:rFonts w:ascii="Times New Roman" w:hAnsi="Times New Roman" w:eastAsia="Times New Roman" w:cs="Times New Roman"/>
          <w:b w:val="1"/>
          <w:bCs w:val="1"/>
          <w:sz w:val="28"/>
          <w:szCs w:val="28"/>
          <w:u w:val="single"/>
        </w:rPr>
        <w:t>Single Module Test</w:t>
      </w:r>
      <w:r w:rsidRPr="7FB16707" w:rsidR="3818B0EB">
        <w:rPr>
          <w:rFonts w:ascii="Times New Roman" w:hAnsi="Times New Roman" w:eastAsia="Times New Roman" w:cs="Times New Roman"/>
          <w:b w:val="1"/>
          <w:bCs w:val="1"/>
          <w:sz w:val="28"/>
          <w:szCs w:val="28"/>
          <w:u w:val="single"/>
        </w:rPr>
        <w:t>:</w:t>
      </w:r>
    </w:p>
    <w:p w:rsidR="0B2F69C2" w:rsidP="7FB16707" w:rsidRDefault="0B2F69C2" w14:paraId="61DEEA69" w14:textId="7C5F3F75">
      <w:pPr>
        <w:ind w:firstLine="720"/>
        <w:rPr>
          <w:rFonts w:ascii="Times New Roman" w:hAnsi="Times New Roman" w:eastAsia="Times New Roman" w:cs="Times New Roman"/>
          <w:b w:val="1"/>
          <w:bCs w:val="1"/>
          <w:sz w:val="24"/>
          <w:szCs w:val="24"/>
        </w:rPr>
      </w:pPr>
      <w:r w:rsidRPr="7FB16707" w:rsidR="0B2F69C2">
        <w:rPr>
          <w:rFonts w:ascii="Times New Roman" w:hAnsi="Times New Roman" w:eastAsia="Times New Roman" w:cs="Times New Roman"/>
          <w:b w:val="0"/>
          <w:bCs w:val="0"/>
          <w:sz w:val="24"/>
          <w:szCs w:val="24"/>
        </w:rPr>
        <w:t xml:space="preserve">Module Test have been conducted for the </w:t>
      </w:r>
      <w:r w:rsidRPr="7FB16707" w:rsidR="0B2F69C2">
        <w:rPr>
          <w:rFonts w:ascii="Times New Roman" w:hAnsi="Times New Roman" w:eastAsia="Times New Roman" w:cs="Times New Roman"/>
          <w:b w:val="1"/>
          <w:bCs w:val="1"/>
          <w:sz w:val="24"/>
          <w:szCs w:val="24"/>
        </w:rPr>
        <w:t>main page</w:t>
      </w:r>
      <w:r w:rsidRPr="7FB16707" w:rsidR="0B2F69C2">
        <w:rPr>
          <w:rFonts w:ascii="Times New Roman" w:hAnsi="Times New Roman" w:eastAsia="Times New Roman" w:cs="Times New Roman"/>
          <w:b w:val="0"/>
          <w:bCs w:val="0"/>
          <w:sz w:val="24"/>
          <w:szCs w:val="24"/>
        </w:rPr>
        <w:t xml:space="preserve"> and the result is pasted below</w:t>
      </w:r>
    </w:p>
    <w:p w:rsidR="0B2F69C2" w:rsidP="7FB16707" w:rsidRDefault="0B2F69C2" w14:paraId="05D6552C" w14:textId="4DF3F1A1">
      <w:pPr>
        <w:pStyle w:val="Normal"/>
        <w:ind w:firstLine="720"/>
        <w:rPr>
          <w:rFonts w:ascii="Times New Roman" w:hAnsi="Times New Roman" w:eastAsia="Times New Roman" w:cs="Times New Roman"/>
          <w:b w:val="1"/>
          <w:bCs w:val="1"/>
          <w:sz w:val="24"/>
          <w:szCs w:val="24"/>
        </w:rPr>
      </w:pPr>
      <w:r w:rsidRPr="7FB16707" w:rsidR="0B2F69C2">
        <w:rPr>
          <w:rFonts w:ascii="Times New Roman" w:hAnsi="Times New Roman" w:eastAsia="Times New Roman" w:cs="Times New Roman"/>
          <w:b w:val="0"/>
          <w:bCs w:val="0"/>
          <w:sz w:val="24"/>
          <w:szCs w:val="24"/>
        </w:rPr>
        <w:t xml:space="preserve"> </w:t>
      </w:r>
      <w:r>
        <w:tab/>
      </w:r>
      <w:r>
        <w:tab/>
      </w:r>
      <w:r>
        <w:tab/>
      </w:r>
    </w:p>
    <w:p w:rsidR="7FB16707" w:rsidP="67944DC3" w:rsidRDefault="7FB16707" w14:paraId="6D459037" w14:textId="2F693F27">
      <w:pPr>
        <w:pStyle w:val="Normal"/>
        <w:ind w:firstLine="0"/>
        <w:jc w:val="center"/>
      </w:pPr>
      <w:r w:rsidR="50B853DB">
        <w:drawing>
          <wp:inline wp14:editId="1E1BE195" wp14:anchorId="064452E2">
            <wp:extent cx="4981577" cy="1762125"/>
            <wp:effectExtent l="0" t="0" r="0" b="0"/>
            <wp:docPr id="1530537804" name="" title=""/>
            <wp:cNvGraphicFramePr>
              <a:graphicFrameLocks noChangeAspect="1"/>
            </wp:cNvGraphicFramePr>
            <a:graphic>
              <a:graphicData uri="http://schemas.openxmlformats.org/drawingml/2006/picture">
                <pic:pic>
                  <pic:nvPicPr>
                    <pic:cNvPr id="0" name=""/>
                    <pic:cNvPicPr/>
                  </pic:nvPicPr>
                  <pic:blipFill>
                    <a:blip r:embed="R25e704e9efac4d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981577" cy="1762125"/>
                    </a:xfrm>
                    <a:prstGeom xmlns:a="http://schemas.openxmlformats.org/drawingml/2006/main" prst="rect">
                      <a:avLst/>
                    </a:prstGeom>
                  </pic:spPr>
                </pic:pic>
              </a:graphicData>
            </a:graphic>
          </wp:inline>
        </w:drawing>
      </w:r>
    </w:p>
    <w:p w:rsidR="7FB16707" w:rsidP="67944DC3" w:rsidRDefault="7FB16707" w14:paraId="1F6540CD" w14:textId="5DE6D71D">
      <w:pPr>
        <w:pStyle w:val="Normal"/>
        <w:ind w:firstLine="0"/>
      </w:pPr>
    </w:p>
    <w:p xmlns:wp14="http://schemas.microsoft.com/office/word/2010/wordml" w:rsidRPr="005D515F" w:rsidR="005D515F" w:rsidP="67944DC3" w:rsidRDefault="005D515F" w14:paraId="5F334999" wp14:textId="37F9304F">
      <w:pPr>
        <w:pStyle w:val="Normal"/>
        <w:ind w:firstLine="0"/>
        <w:rPr>
          <w:rFonts w:ascii="Times New Roman" w:hAnsi="Times New Roman" w:eastAsia="Times New Roman" w:cs="Times New Roman"/>
          <w:b w:val="1"/>
          <w:bCs w:val="1"/>
          <w:sz w:val="28"/>
          <w:szCs w:val="28"/>
          <w:u w:val="single"/>
        </w:rPr>
      </w:pPr>
      <w:r w:rsidRPr="67944DC3" w:rsidR="005D515F">
        <w:rPr>
          <w:rFonts w:ascii="Times New Roman" w:hAnsi="Times New Roman" w:eastAsia="Times New Roman" w:cs="Times New Roman"/>
          <w:b w:val="1"/>
          <w:bCs w:val="1"/>
          <w:sz w:val="28"/>
          <w:szCs w:val="28"/>
          <w:u w:val="single"/>
        </w:rPr>
        <w:t>1</w:t>
      </w:r>
      <w:r w:rsidRPr="67944DC3" w:rsidR="32F56A1D">
        <w:rPr>
          <w:rFonts w:ascii="Times New Roman" w:hAnsi="Times New Roman" w:eastAsia="Times New Roman" w:cs="Times New Roman"/>
          <w:b w:val="1"/>
          <w:bCs w:val="1"/>
          <w:sz w:val="28"/>
          <w:szCs w:val="28"/>
          <w:u w:val="single"/>
        </w:rPr>
        <w:t>1</w:t>
      </w:r>
      <w:r w:rsidRPr="67944DC3" w:rsidR="005D515F">
        <w:rPr>
          <w:rFonts w:ascii="Times New Roman" w:hAnsi="Times New Roman" w:eastAsia="Times New Roman" w:cs="Times New Roman"/>
          <w:b w:val="1"/>
          <w:bCs w:val="1"/>
          <w:sz w:val="28"/>
          <w:szCs w:val="28"/>
          <w:u w:val="single"/>
        </w:rPr>
        <w:t>.Conclusion</w:t>
      </w:r>
      <w:r w:rsidRPr="67944DC3" w:rsidR="005D515F">
        <w:rPr>
          <w:rFonts w:ascii="Times New Roman" w:hAnsi="Times New Roman" w:eastAsia="Times New Roman" w:cs="Times New Roman"/>
          <w:b w:val="1"/>
          <w:bCs w:val="1"/>
          <w:sz w:val="28"/>
          <w:szCs w:val="28"/>
          <w:u w:val="single"/>
        </w:rPr>
        <w:t>:</w:t>
      </w:r>
    </w:p>
    <w:p xmlns:wp14="http://schemas.microsoft.com/office/word/2010/wordml" w:rsidRPr="005D515F" w:rsidR="00120552" w:rsidP="7FB16707" w:rsidRDefault="00120552" w14:paraId="705F1637" wp14:textId="77777777">
      <w:pPr>
        <w:rPr>
          <w:rFonts w:ascii="Times New Roman" w:hAnsi="Times New Roman" w:eastAsia="Times New Roman" w:cs="Times New Roman"/>
          <w:sz w:val="24"/>
          <w:szCs w:val="24"/>
        </w:rPr>
      </w:pPr>
      <w:r w:rsidRPr="7FB16707" w:rsidR="00120552">
        <w:rPr>
          <w:rFonts w:ascii="Times New Roman" w:hAnsi="Times New Roman" w:eastAsia="Times New Roman" w:cs="Times New Roman"/>
          <w:b w:val="1"/>
          <w:bCs w:val="1"/>
          <w:sz w:val="24"/>
          <w:szCs w:val="24"/>
        </w:rPr>
        <w:t xml:space="preserve">         </w:t>
      </w:r>
      <w:r w:rsidRPr="7FB16707" w:rsidR="005D515F">
        <w:rPr>
          <w:rFonts w:ascii="Times New Roman" w:hAnsi="Times New Roman" w:eastAsia="Times New Roman" w:cs="Times New Roman"/>
          <w:sz w:val="24"/>
          <w:szCs w:val="24"/>
        </w:rPr>
        <w:t xml:space="preserve">The </w:t>
      </w:r>
      <w:r w:rsidRPr="7FB16707" w:rsidR="005D515F">
        <w:rPr>
          <w:rStyle w:val="Strong"/>
          <w:rFonts w:ascii="Times New Roman" w:hAnsi="Times New Roman" w:eastAsia="Times New Roman" w:cs="Times New Roman"/>
          <w:sz w:val="24"/>
          <w:szCs w:val="24"/>
        </w:rPr>
        <w:t>Interactive Programming Language Learner (IPLL)</w:t>
      </w:r>
      <w:r w:rsidRPr="7FB16707" w:rsidR="005D515F">
        <w:rPr>
          <w:rFonts w:ascii="Times New Roman" w:hAnsi="Times New Roman" w:eastAsia="Times New Roman" w:cs="Times New Roman"/>
          <w:sz w:val="24"/>
          <w:szCs w:val="24"/>
        </w:rPr>
        <w:t xml:space="preserve"> platform addresses the limitations of traditional programming education by creating an immersive, engaging learning environment. IPLL transforms coding into an enjoyable and productive experience. IPLL not only supports beginners in grasping foundational concepts but also provides continuous challenges to </w:t>
      </w:r>
      <w:r w:rsidRPr="7FB16707" w:rsidR="005D515F">
        <w:rPr>
          <w:rFonts w:ascii="Times New Roman" w:hAnsi="Times New Roman" w:eastAsia="Times New Roman" w:cs="Times New Roman"/>
          <w:sz w:val="24"/>
          <w:szCs w:val="24"/>
        </w:rPr>
        <w:t>maintain</w:t>
      </w:r>
      <w:r w:rsidRPr="7FB16707" w:rsidR="005D515F">
        <w:rPr>
          <w:rFonts w:ascii="Times New Roman" w:hAnsi="Times New Roman" w:eastAsia="Times New Roman" w:cs="Times New Roman"/>
          <w:sz w:val="24"/>
          <w:szCs w:val="24"/>
        </w:rPr>
        <w:t xml:space="preserve"> their learning trajectory.</w:t>
      </w:r>
    </w:p>
    <w:sectPr w:rsidRPr="005D515F" w:rsidR="00120552" w:rsidSect="00981E63">
      <w:pgSz w:w="12240" w:h="15840" w:orient="portrait"/>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headerReference w:type="default" r:id="R4a110f25923c47dd"/>
      <w:footerReference w:type="default" r:id="Ra2b1aeb871444186"/>
    </w:sectPr>
  </w:body>
</w:document>
</file>

<file path=word/fontTable.xml><?xml version="1.0" encoding="utf-8"?>
<w:fonts xmlns:r="http://schemas.openxmlformats.org/officeDocument/2006/relationships" xmlns:w="http://schemas.openxmlformats.org/wordprocessingml/2006/main">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FB16707" w:rsidTr="7FB16707" w14:paraId="5F935BBC">
      <w:trPr>
        <w:trHeight w:val="300"/>
      </w:trPr>
      <w:tc>
        <w:tcPr>
          <w:tcW w:w="3120" w:type="dxa"/>
          <w:tcMar/>
        </w:tcPr>
        <w:p w:rsidR="7FB16707" w:rsidP="7FB16707" w:rsidRDefault="7FB16707" w14:paraId="39767D57" w14:textId="55FDB666">
          <w:pPr>
            <w:pStyle w:val="Header"/>
            <w:bidi w:val="0"/>
            <w:ind w:left="-115"/>
            <w:jc w:val="left"/>
          </w:pPr>
        </w:p>
      </w:tc>
      <w:tc>
        <w:tcPr>
          <w:tcW w:w="3120" w:type="dxa"/>
          <w:tcMar/>
        </w:tcPr>
        <w:p w:rsidR="7FB16707" w:rsidP="7FB16707" w:rsidRDefault="7FB16707" w14:paraId="72C848FE" w14:textId="1F2D9D6B">
          <w:pPr>
            <w:pStyle w:val="Header"/>
            <w:bidi w:val="0"/>
            <w:jc w:val="center"/>
          </w:pPr>
        </w:p>
      </w:tc>
      <w:tc>
        <w:tcPr>
          <w:tcW w:w="3120" w:type="dxa"/>
          <w:tcMar/>
        </w:tcPr>
        <w:p w:rsidR="7FB16707" w:rsidP="7FB16707" w:rsidRDefault="7FB16707" w14:paraId="63CB5754" w14:textId="08A9DFC6">
          <w:pPr>
            <w:pStyle w:val="Header"/>
            <w:bidi w:val="0"/>
            <w:ind w:right="-115"/>
            <w:jc w:val="right"/>
          </w:pPr>
          <w:r>
            <w:fldChar w:fldCharType="begin"/>
          </w:r>
          <w:r>
            <w:instrText xml:space="preserve">PAGE</w:instrText>
          </w:r>
          <w:r>
            <w:fldChar w:fldCharType="separate"/>
          </w:r>
          <w:r>
            <w:fldChar w:fldCharType="end"/>
          </w:r>
        </w:p>
      </w:tc>
    </w:tr>
  </w:tbl>
  <w:p w:rsidR="7FB16707" w:rsidP="7FB16707" w:rsidRDefault="7FB16707" w14:paraId="11AF18E5" w14:textId="4D83BFA7">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FB16707" w:rsidTr="7FB16707" w14:paraId="3DD2AF4D">
      <w:trPr>
        <w:trHeight w:val="300"/>
      </w:trPr>
      <w:tc>
        <w:tcPr>
          <w:tcW w:w="3120" w:type="dxa"/>
          <w:tcMar/>
        </w:tcPr>
        <w:p w:rsidR="7FB16707" w:rsidP="7FB16707" w:rsidRDefault="7FB16707" w14:paraId="09E9E7AF" w14:textId="3A10F01C">
          <w:pPr>
            <w:pStyle w:val="Header"/>
            <w:bidi w:val="0"/>
            <w:ind w:left="-115"/>
            <w:jc w:val="left"/>
          </w:pPr>
        </w:p>
      </w:tc>
      <w:tc>
        <w:tcPr>
          <w:tcW w:w="3120" w:type="dxa"/>
          <w:tcMar/>
        </w:tcPr>
        <w:p w:rsidR="7FB16707" w:rsidP="7FB16707" w:rsidRDefault="7FB16707" w14:paraId="77B9A1D3" w14:textId="0864C5B8">
          <w:pPr>
            <w:pStyle w:val="Header"/>
            <w:bidi w:val="0"/>
            <w:jc w:val="center"/>
          </w:pPr>
        </w:p>
      </w:tc>
      <w:tc>
        <w:tcPr>
          <w:tcW w:w="3120" w:type="dxa"/>
          <w:tcMar/>
        </w:tcPr>
        <w:p w:rsidR="7FB16707" w:rsidP="7FB16707" w:rsidRDefault="7FB16707" w14:paraId="43BD112A" w14:textId="48EC59AB">
          <w:pPr>
            <w:pStyle w:val="Header"/>
            <w:bidi w:val="0"/>
            <w:ind w:right="-115"/>
            <w:jc w:val="right"/>
          </w:pPr>
        </w:p>
      </w:tc>
    </w:tr>
  </w:tbl>
  <w:p w:rsidR="7FB16707" w:rsidP="7FB16707" w:rsidRDefault="7FB16707" w14:paraId="6DE71146" w14:textId="4FDC7D48">
    <w:pPr>
      <w:pStyle w:val="Header"/>
      <w:bidi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24">
    <w:nsid w:val="1b816400"/>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7fedfb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6c082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0083CF4"/>
    <w:multiLevelType w:val="hybridMultilevel"/>
    <w:tmpl w:val="ED66E3CA"/>
    <w:lvl w:ilvl="0" w:tplc="540CC46C">
      <w:start w:val="1"/>
      <w:numFmt w:val="bullet"/>
      <w:lvlText w:val="-"/>
      <w:lvlJc w:val="left"/>
      <w:pPr>
        <w:ind w:left="720" w:hanging="360"/>
      </w:pPr>
      <w:rPr>
        <w:rFonts w:hint="default" w:ascii="Aptos" w:hAnsi="Aptos"/>
      </w:rPr>
    </w:lvl>
    <w:lvl w:ilvl="1" w:tplc="F8707EB4">
      <w:start w:val="1"/>
      <w:numFmt w:val="bullet"/>
      <w:lvlText w:val="o"/>
      <w:lvlJc w:val="left"/>
      <w:pPr>
        <w:ind w:left="1440" w:hanging="360"/>
      </w:pPr>
      <w:rPr>
        <w:rFonts w:hint="default" w:ascii="Courier New" w:hAnsi="Courier New"/>
      </w:rPr>
    </w:lvl>
    <w:lvl w:ilvl="2" w:tplc="4A96CAFE">
      <w:start w:val="1"/>
      <w:numFmt w:val="bullet"/>
      <w:lvlText w:val=""/>
      <w:lvlJc w:val="left"/>
      <w:pPr>
        <w:ind w:left="2160" w:hanging="360"/>
      </w:pPr>
      <w:rPr>
        <w:rFonts w:hint="default" w:ascii="Wingdings" w:hAnsi="Wingdings"/>
      </w:rPr>
    </w:lvl>
    <w:lvl w:ilvl="3" w:tplc="E5FA6F0E">
      <w:start w:val="1"/>
      <w:numFmt w:val="bullet"/>
      <w:lvlText w:val=""/>
      <w:lvlJc w:val="left"/>
      <w:pPr>
        <w:ind w:left="2880" w:hanging="360"/>
      </w:pPr>
      <w:rPr>
        <w:rFonts w:hint="default" w:ascii="Symbol" w:hAnsi="Symbol"/>
      </w:rPr>
    </w:lvl>
    <w:lvl w:ilvl="4" w:tplc="D2209FAE">
      <w:start w:val="1"/>
      <w:numFmt w:val="bullet"/>
      <w:lvlText w:val="o"/>
      <w:lvlJc w:val="left"/>
      <w:pPr>
        <w:ind w:left="3600" w:hanging="360"/>
      </w:pPr>
      <w:rPr>
        <w:rFonts w:hint="default" w:ascii="Courier New" w:hAnsi="Courier New"/>
      </w:rPr>
    </w:lvl>
    <w:lvl w:ilvl="5" w:tplc="80B04218">
      <w:start w:val="1"/>
      <w:numFmt w:val="bullet"/>
      <w:lvlText w:val=""/>
      <w:lvlJc w:val="left"/>
      <w:pPr>
        <w:ind w:left="4320" w:hanging="360"/>
      </w:pPr>
      <w:rPr>
        <w:rFonts w:hint="default" w:ascii="Wingdings" w:hAnsi="Wingdings"/>
      </w:rPr>
    </w:lvl>
    <w:lvl w:ilvl="6" w:tplc="EAFED4E0">
      <w:start w:val="1"/>
      <w:numFmt w:val="bullet"/>
      <w:lvlText w:val=""/>
      <w:lvlJc w:val="left"/>
      <w:pPr>
        <w:ind w:left="5040" w:hanging="360"/>
      </w:pPr>
      <w:rPr>
        <w:rFonts w:hint="default" w:ascii="Symbol" w:hAnsi="Symbol"/>
      </w:rPr>
    </w:lvl>
    <w:lvl w:ilvl="7" w:tplc="14427532">
      <w:start w:val="1"/>
      <w:numFmt w:val="bullet"/>
      <w:lvlText w:val="o"/>
      <w:lvlJc w:val="left"/>
      <w:pPr>
        <w:ind w:left="5760" w:hanging="360"/>
      </w:pPr>
      <w:rPr>
        <w:rFonts w:hint="default" w:ascii="Courier New" w:hAnsi="Courier New"/>
      </w:rPr>
    </w:lvl>
    <w:lvl w:ilvl="8" w:tplc="92E28A80">
      <w:start w:val="1"/>
      <w:numFmt w:val="bullet"/>
      <w:lvlText w:val=""/>
      <w:lvlJc w:val="left"/>
      <w:pPr>
        <w:ind w:left="6480" w:hanging="360"/>
      </w:pPr>
      <w:rPr>
        <w:rFonts w:hint="default" w:ascii="Wingdings" w:hAnsi="Wingdings"/>
      </w:rPr>
    </w:lvl>
  </w:abstractNum>
  <w:abstractNum w:abstractNumId="1">
    <w:nsid w:val="00240C3A"/>
    <w:multiLevelType w:val="multilevel"/>
    <w:tmpl w:val="9A32E3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nsid w:val="01D916A9"/>
    <w:multiLevelType w:val="multilevel"/>
    <w:tmpl w:val="292C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557872"/>
    <w:multiLevelType w:val="hybridMultilevel"/>
    <w:tmpl w:val="5A92FCDA"/>
    <w:lvl w:ilvl="0" w:tplc="3C40C8A8">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94AA1"/>
    <w:multiLevelType w:val="hybridMultilevel"/>
    <w:tmpl w:val="9BDE16C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852610B"/>
    <w:multiLevelType w:val="hybridMultilevel"/>
    <w:tmpl w:val="C5DE70D2"/>
    <w:lvl w:ilvl="0" w:tplc="BCAEDB86">
      <w:start w:val="1"/>
      <w:numFmt w:val="bullet"/>
      <w:lvlText w:val="-"/>
      <w:lvlJc w:val="left"/>
      <w:pPr>
        <w:ind w:left="720" w:hanging="360"/>
      </w:pPr>
      <w:rPr>
        <w:rFonts w:hint="default" w:ascii="Aptos" w:hAnsi="Aptos"/>
      </w:rPr>
    </w:lvl>
    <w:lvl w:ilvl="1" w:tplc="5FB86ED8">
      <w:start w:val="1"/>
      <w:numFmt w:val="bullet"/>
      <w:lvlText w:val="o"/>
      <w:lvlJc w:val="left"/>
      <w:pPr>
        <w:ind w:left="1440" w:hanging="360"/>
      </w:pPr>
      <w:rPr>
        <w:rFonts w:hint="default" w:ascii="Courier New" w:hAnsi="Courier New"/>
      </w:rPr>
    </w:lvl>
    <w:lvl w:ilvl="2" w:tplc="CCE037E0">
      <w:start w:val="1"/>
      <w:numFmt w:val="bullet"/>
      <w:lvlText w:val=""/>
      <w:lvlJc w:val="left"/>
      <w:pPr>
        <w:ind w:left="2160" w:hanging="360"/>
      </w:pPr>
      <w:rPr>
        <w:rFonts w:hint="default" w:ascii="Wingdings" w:hAnsi="Wingdings"/>
      </w:rPr>
    </w:lvl>
    <w:lvl w:ilvl="3" w:tplc="01289394">
      <w:start w:val="1"/>
      <w:numFmt w:val="bullet"/>
      <w:lvlText w:val=""/>
      <w:lvlJc w:val="left"/>
      <w:pPr>
        <w:ind w:left="2880" w:hanging="360"/>
      </w:pPr>
      <w:rPr>
        <w:rFonts w:hint="default" w:ascii="Symbol" w:hAnsi="Symbol"/>
      </w:rPr>
    </w:lvl>
    <w:lvl w:ilvl="4" w:tplc="2D56C8A2">
      <w:start w:val="1"/>
      <w:numFmt w:val="bullet"/>
      <w:lvlText w:val="o"/>
      <w:lvlJc w:val="left"/>
      <w:pPr>
        <w:ind w:left="3600" w:hanging="360"/>
      </w:pPr>
      <w:rPr>
        <w:rFonts w:hint="default" w:ascii="Courier New" w:hAnsi="Courier New"/>
      </w:rPr>
    </w:lvl>
    <w:lvl w:ilvl="5" w:tplc="90160888">
      <w:start w:val="1"/>
      <w:numFmt w:val="bullet"/>
      <w:lvlText w:val=""/>
      <w:lvlJc w:val="left"/>
      <w:pPr>
        <w:ind w:left="4320" w:hanging="360"/>
      </w:pPr>
      <w:rPr>
        <w:rFonts w:hint="default" w:ascii="Wingdings" w:hAnsi="Wingdings"/>
      </w:rPr>
    </w:lvl>
    <w:lvl w:ilvl="6" w:tplc="8474BD6E">
      <w:start w:val="1"/>
      <w:numFmt w:val="bullet"/>
      <w:lvlText w:val=""/>
      <w:lvlJc w:val="left"/>
      <w:pPr>
        <w:ind w:left="5040" w:hanging="360"/>
      </w:pPr>
      <w:rPr>
        <w:rFonts w:hint="default" w:ascii="Symbol" w:hAnsi="Symbol"/>
      </w:rPr>
    </w:lvl>
    <w:lvl w:ilvl="7" w:tplc="A40A81B6">
      <w:start w:val="1"/>
      <w:numFmt w:val="bullet"/>
      <w:lvlText w:val="o"/>
      <w:lvlJc w:val="left"/>
      <w:pPr>
        <w:ind w:left="5760" w:hanging="360"/>
      </w:pPr>
      <w:rPr>
        <w:rFonts w:hint="default" w:ascii="Courier New" w:hAnsi="Courier New"/>
      </w:rPr>
    </w:lvl>
    <w:lvl w:ilvl="8" w:tplc="85D010E2">
      <w:start w:val="1"/>
      <w:numFmt w:val="bullet"/>
      <w:lvlText w:val=""/>
      <w:lvlJc w:val="left"/>
      <w:pPr>
        <w:ind w:left="6480" w:hanging="360"/>
      </w:pPr>
      <w:rPr>
        <w:rFonts w:hint="default" w:ascii="Wingdings" w:hAnsi="Wingdings"/>
      </w:rPr>
    </w:lvl>
  </w:abstractNum>
  <w:abstractNum w:abstractNumId="6">
    <w:nsid w:val="1D27182A"/>
    <w:multiLevelType w:val="multilevel"/>
    <w:tmpl w:val="7B644F2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nsid w:val="2732B319"/>
    <w:multiLevelType w:val="hybridMultilevel"/>
    <w:tmpl w:val="A2F295E6"/>
    <w:lvl w:ilvl="0" w:tplc="4092AC0A">
      <w:start w:val="1"/>
      <w:numFmt w:val="bullet"/>
      <w:lvlText w:val="-"/>
      <w:lvlJc w:val="left"/>
      <w:pPr>
        <w:ind w:left="720" w:hanging="360"/>
      </w:pPr>
      <w:rPr>
        <w:rFonts w:hint="default" w:ascii="Aptos" w:hAnsi="Aptos"/>
      </w:rPr>
    </w:lvl>
    <w:lvl w:ilvl="1" w:tplc="A224B3F0">
      <w:start w:val="1"/>
      <w:numFmt w:val="bullet"/>
      <w:lvlText w:val="o"/>
      <w:lvlJc w:val="left"/>
      <w:pPr>
        <w:ind w:left="1440" w:hanging="360"/>
      </w:pPr>
      <w:rPr>
        <w:rFonts w:hint="default" w:ascii="Courier New" w:hAnsi="Courier New"/>
      </w:rPr>
    </w:lvl>
    <w:lvl w:ilvl="2" w:tplc="73FE6466">
      <w:start w:val="1"/>
      <w:numFmt w:val="bullet"/>
      <w:lvlText w:val=""/>
      <w:lvlJc w:val="left"/>
      <w:pPr>
        <w:ind w:left="2160" w:hanging="360"/>
      </w:pPr>
      <w:rPr>
        <w:rFonts w:hint="default" w:ascii="Wingdings" w:hAnsi="Wingdings"/>
      </w:rPr>
    </w:lvl>
    <w:lvl w:ilvl="3" w:tplc="1762813C">
      <w:start w:val="1"/>
      <w:numFmt w:val="bullet"/>
      <w:lvlText w:val=""/>
      <w:lvlJc w:val="left"/>
      <w:pPr>
        <w:ind w:left="2880" w:hanging="360"/>
      </w:pPr>
      <w:rPr>
        <w:rFonts w:hint="default" w:ascii="Symbol" w:hAnsi="Symbol"/>
      </w:rPr>
    </w:lvl>
    <w:lvl w:ilvl="4" w:tplc="4DD09F6A">
      <w:start w:val="1"/>
      <w:numFmt w:val="bullet"/>
      <w:lvlText w:val="o"/>
      <w:lvlJc w:val="left"/>
      <w:pPr>
        <w:ind w:left="3600" w:hanging="360"/>
      </w:pPr>
      <w:rPr>
        <w:rFonts w:hint="default" w:ascii="Courier New" w:hAnsi="Courier New"/>
      </w:rPr>
    </w:lvl>
    <w:lvl w:ilvl="5" w:tplc="26DAC544">
      <w:start w:val="1"/>
      <w:numFmt w:val="bullet"/>
      <w:lvlText w:val=""/>
      <w:lvlJc w:val="left"/>
      <w:pPr>
        <w:ind w:left="4320" w:hanging="360"/>
      </w:pPr>
      <w:rPr>
        <w:rFonts w:hint="default" w:ascii="Wingdings" w:hAnsi="Wingdings"/>
      </w:rPr>
    </w:lvl>
    <w:lvl w:ilvl="6" w:tplc="5C20A5E6">
      <w:start w:val="1"/>
      <w:numFmt w:val="bullet"/>
      <w:lvlText w:val=""/>
      <w:lvlJc w:val="left"/>
      <w:pPr>
        <w:ind w:left="5040" w:hanging="360"/>
      </w:pPr>
      <w:rPr>
        <w:rFonts w:hint="default" w:ascii="Symbol" w:hAnsi="Symbol"/>
      </w:rPr>
    </w:lvl>
    <w:lvl w:ilvl="7" w:tplc="DF5AF900">
      <w:start w:val="1"/>
      <w:numFmt w:val="bullet"/>
      <w:lvlText w:val="o"/>
      <w:lvlJc w:val="left"/>
      <w:pPr>
        <w:ind w:left="5760" w:hanging="360"/>
      </w:pPr>
      <w:rPr>
        <w:rFonts w:hint="default" w:ascii="Courier New" w:hAnsi="Courier New"/>
      </w:rPr>
    </w:lvl>
    <w:lvl w:ilvl="8" w:tplc="3B9E8A20">
      <w:start w:val="1"/>
      <w:numFmt w:val="bullet"/>
      <w:lvlText w:val=""/>
      <w:lvlJc w:val="left"/>
      <w:pPr>
        <w:ind w:left="6480" w:hanging="360"/>
      </w:pPr>
      <w:rPr>
        <w:rFonts w:hint="default" w:ascii="Wingdings" w:hAnsi="Wingdings"/>
      </w:rPr>
    </w:lvl>
  </w:abstractNum>
  <w:abstractNum w:abstractNumId="8">
    <w:nsid w:val="29946B12"/>
    <w:multiLevelType w:val="hybridMultilevel"/>
    <w:tmpl w:val="47C4C210"/>
    <w:lvl w:ilvl="0" w:tplc="9BA0DD3C">
      <w:start w:val="1"/>
      <w:numFmt w:val="bullet"/>
      <w:lvlText w:val="-"/>
      <w:lvlJc w:val="left"/>
      <w:pPr>
        <w:ind w:left="720" w:hanging="360"/>
      </w:pPr>
      <w:rPr>
        <w:rFonts w:hint="default" w:ascii="Aptos" w:hAnsi="Aptos"/>
      </w:rPr>
    </w:lvl>
    <w:lvl w:ilvl="1" w:tplc="0054F352">
      <w:start w:val="1"/>
      <w:numFmt w:val="bullet"/>
      <w:lvlText w:val="o"/>
      <w:lvlJc w:val="left"/>
      <w:pPr>
        <w:ind w:left="1440" w:hanging="360"/>
      </w:pPr>
      <w:rPr>
        <w:rFonts w:hint="default" w:ascii="Courier New" w:hAnsi="Courier New"/>
      </w:rPr>
    </w:lvl>
    <w:lvl w:ilvl="2" w:tplc="49269B12">
      <w:start w:val="1"/>
      <w:numFmt w:val="bullet"/>
      <w:lvlText w:val=""/>
      <w:lvlJc w:val="left"/>
      <w:pPr>
        <w:ind w:left="2160" w:hanging="360"/>
      </w:pPr>
      <w:rPr>
        <w:rFonts w:hint="default" w:ascii="Wingdings" w:hAnsi="Wingdings"/>
      </w:rPr>
    </w:lvl>
    <w:lvl w:ilvl="3" w:tplc="966E6F4A">
      <w:start w:val="1"/>
      <w:numFmt w:val="bullet"/>
      <w:lvlText w:val=""/>
      <w:lvlJc w:val="left"/>
      <w:pPr>
        <w:ind w:left="2880" w:hanging="360"/>
      </w:pPr>
      <w:rPr>
        <w:rFonts w:hint="default" w:ascii="Symbol" w:hAnsi="Symbol"/>
      </w:rPr>
    </w:lvl>
    <w:lvl w:ilvl="4" w:tplc="CB46CB6E">
      <w:start w:val="1"/>
      <w:numFmt w:val="bullet"/>
      <w:lvlText w:val="o"/>
      <w:lvlJc w:val="left"/>
      <w:pPr>
        <w:ind w:left="3600" w:hanging="360"/>
      </w:pPr>
      <w:rPr>
        <w:rFonts w:hint="default" w:ascii="Courier New" w:hAnsi="Courier New"/>
      </w:rPr>
    </w:lvl>
    <w:lvl w:ilvl="5" w:tplc="E3F857DC">
      <w:start w:val="1"/>
      <w:numFmt w:val="bullet"/>
      <w:lvlText w:val=""/>
      <w:lvlJc w:val="left"/>
      <w:pPr>
        <w:ind w:left="4320" w:hanging="360"/>
      </w:pPr>
      <w:rPr>
        <w:rFonts w:hint="default" w:ascii="Wingdings" w:hAnsi="Wingdings"/>
      </w:rPr>
    </w:lvl>
    <w:lvl w:ilvl="6" w:tplc="219496E2">
      <w:start w:val="1"/>
      <w:numFmt w:val="bullet"/>
      <w:lvlText w:val=""/>
      <w:lvlJc w:val="left"/>
      <w:pPr>
        <w:ind w:left="5040" w:hanging="360"/>
      </w:pPr>
      <w:rPr>
        <w:rFonts w:hint="default" w:ascii="Symbol" w:hAnsi="Symbol"/>
      </w:rPr>
    </w:lvl>
    <w:lvl w:ilvl="7" w:tplc="F162EAC2">
      <w:start w:val="1"/>
      <w:numFmt w:val="bullet"/>
      <w:lvlText w:val="o"/>
      <w:lvlJc w:val="left"/>
      <w:pPr>
        <w:ind w:left="5760" w:hanging="360"/>
      </w:pPr>
      <w:rPr>
        <w:rFonts w:hint="default" w:ascii="Courier New" w:hAnsi="Courier New"/>
      </w:rPr>
    </w:lvl>
    <w:lvl w:ilvl="8" w:tplc="D95AF3A8">
      <w:start w:val="1"/>
      <w:numFmt w:val="bullet"/>
      <w:lvlText w:val=""/>
      <w:lvlJc w:val="left"/>
      <w:pPr>
        <w:ind w:left="6480" w:hanging="360"/>
      </w:pPr>
      <w:rPr>
        <w:rFonts w:hint="default" w:ascii="Wingdings" w:hAnsi="Wingdings"/>
      </w:rPr>
    </w:lvl>
  </w:abstractNum>
  <w:abstractNum w:abstractNumId="9">
    <w:nsid w:val="34E0926C"/>
    <w:multiLevelType w:val="hybridMultilevel"/>
    <w:tmpl w:val="036212D2"/>
    <w:lvl w:ilvl="0" w:tplc="886058E0">
      <w:start w:val="1"/>
      <w:numFmt w:val="bullet"/>
      <w:lvlText w:val="-"/>
      <w:lvlJc w:val="left"/>
      <w:pPr>
        <w:ind w:left="720" w:hanging="360"/>
      </w:pPr>
      <w:rPr>
        <w:rFonts w:hint="default" w:ascii="Aptos" w:hAnsi="Aptos"/>
      </w:rPr>
    </w:lvl>
    <w:lvl w:ilvl="1" w:tplc="F7E00D6E">
      <w:start w:val="1"/>
      <w:numFmt w:val="bullet"/>
      <w:lvlText w:val="o"/>
      <w:lvlJc w:val="left"/>
      <w:pPr>
        <w:ind w:left="1440" w:hanging="360"/>
      </w:pPr>
      <w:rPr>
        <w:rFonts w:hint="default" w:ascii="Courier New" w:hAnsi="Courier New"/>
      </w:rPr>
    </w:lvl>
    <w:lvl w:ilvl="2" w:tplc="9D10FFDC">
      <w:start w:val="1"/>
      <w:numFmt w:val="bullet"/>
      <w:lvlText w:val=""/>
      <w:lvlJc w:val="left"/>
      <w:pPr>
        <w:ind w:left="2160" w:hanging="360"/>
      </w:pPr>
      <w:rPr>
        <w:rFonts w:hint="default" w:ascii="Wingdings" w:hAnsi="Wingdings"/>
      </w:rPr>
    </w:lvl>
    <w:lvl w:ilvl="3" w:tplc="66600BFA">
      <w:start w:val="1"/>
      <w:numFmt w:val="bullet"/>
      <w:lvlText w:val=""/>
      <w:lvlJc w:val="left"/>
      <w:pPr>
        <w:ind w:left="2880" w:hanging="360"/>
      </w:pPr>
      <w:rPr>
        <w:rFonts w:hint="default" w:ascii="Symbol" w:hAnsi="Symbol"/>
      </w:rPr>
    </w:lvl>
    <w:lvl w:ilvl="4" w:tplc="F7C262A8">
      <w:start w:val="1"/>
      <w:numFmt w:val="bullet"/>
      <w:lvlText w:val="o"/>
      <w:lvlJc w:val="left"/>
      <w:pPr>
        <w:ind w:left="3600" w:hanging="360"/>
      </w:pPr>
      <w:rPr>
        <w:rFonts w:hint="default" w:ascii="Courier New" w:hAnsi="Courier New"/>
      </w:rPr>
    </w:lvl>
    <w:lvl w:ilvl="5" w:tplc="3F4CA3F6">
      <w:start w:val="1"/>
      <w:numFmt w:val="bullet"/>
      <w:lvlText w:val=""/>
      <w:lvlJc w:val="left"/>
      <w:pPr>
        <w:ind w:left="4320" w:hanging="360"/>
      </w:pPr>
      <w:rPr>
        <w:rFonts w:hint="default" w:ascii="Wingdings" w:hAnsi="Wingdings"/>
      </w:rPr>
    </w:lvl>
    <w:lvl w:ilvl="6" w:tplc="BF7EEA7A">
      <w:start w:val="1"/>
      <w:numFmt w:val="bullet"/>
      <w:lvlText w:val=""/>
      <w:lvlJc w:val="left"/>
      <w:pPr>
        <w:ind w:left="5040" w:hanging="360"/>
      </w:pPr>
      <w:rPr>
        <w:rFonts w:hint="default" w:ascii="Symbol" w:hAnsi="Symbol"/>
      </w:rPr>
    </w:lvl>
    <w:lvl w:ilvl="7" w:tplc="ED3C958A">
      <w:start w:val="1"/>
      <w:numFmt w:val="bullet"/>
      <w:lvlText w:val="o"/>
      <w:lvlJc w:val="left"/>
      <w:pPr>
        <w:ind w:left="5760" w:hanging="360"/>
      </w:pPr>
      <w:rPr>
        <w:rFonts w:hint="default" w:ascii="Courier New" w:hAnsi="Courier New"/>
      </w:rPr>
    </w:lvl>
    <w:lvl w:ilvl="8" w:tplc="57083B22">
      <w:start w:val="1"/>
      <w:numFmt w:val="bullet"/>
      <w:lvlText w:val=""/>
      <w:lvlJc w:val="left"/>
      <w:pPr>
        <w:ind w:left="6480" w:hanging="360"/>
      </w:pPr>
      <w:rPr>
        <w:rFonts w:hint="default" w:ascii="Wingdings" w:hAnsi="Wingdings"/>
      </w:rPr>
    </w:lvl>
  </w:abstractNum>
  <w:abstractNum w:abstractNumId="10">
    <w:nsid w:val="358041AB"/>
    <w:multiLevelType w:val="hybridMultilevel"/>
    <w:tmpl w:val="8F287CBE"/>
    <w:lvl w:ilvl="0" w:tplc="143EE0A2">
      <w:start w:val="1"/>
      <w:numFmt w:val="bullet"/>
      <w:lvlText w:val="-"/>
      <w:lvlJc w:val="left"/>
      <w:pPr>
        <w:ind w:left="720" w:hanging="360"/>
      </w:pPr>
      <w:rPr>
        <w:rFonts w:hint="default" w:ascii="Aptos" w:hAnsi="Aptos"/>
      </w:rPr>
    </w:lvl>
    <w:lvl w:ilvl="1" w:tplc="243C8680">
      <w:start w:val="1"/>
      <w:numFmt w:val="bullet"/>
      <w:lvlText w:val="o"/>
      <w:lvlJc w:val="left"/>
      <w:pPr>
        <w:ind w:left="1440" w:hanging="360"/>
      </w:pPr>
      <w:rPr>
        <w:rFonts w:hint="default" w:ascii="Courier New" w:hAnsi="Courier New"/>
      </w:rPr>
    </w:lvl>
    <w:lvl w:ilvl="2" w:tplc="7A14CB3A">
      <w:start w:val="1"/>
      <w:numFmt w:val="bullet"/>
      <w:lvlText w:val=""/>
      <w:lvlJc w:val="left"/>
      <w:pPr>
        <w:ind w:left="2160" w:hanging="360"/>
      </w:pPr>
      <w:rPr>
        <w:rFonts w:hint="default" w:ascii="Wingdings" w:hAnsi="Wingdings"/>
      </w:rPr>
    </w:lvl>
    <w:lvl w:ilvl="3" w:tplc="EB76CEBA">
      <w:start w:val="1"/>
      <w:numFmt w:val="bullet"/>
      <w:lvlText w:val=""/>
      <w:lvlJc w:val="left"/>
      <w:pPr>
        <w:ind w:left="2880" w:hanging="360"/>
      </w:pPr>
      <w:rPr>
        <w:rFonts w:hint="default" w:ascii="Symbol" w:hAnsi="Symbol"/>
      </w:rPr>
    </w:lvl>
    <w:lvl w:ilvl="4" w:tplc="397496EE">
      <w:start w:val="1"/>
      <w:numFmt w:val="bullet"/>
      <w:lvlText w:val="o"/>
      <w:lvlJc w:val="left"/>
      <w:pPr>
        <w:ind w:left="3600" w:hanging="360"/>
      </w:pPr>
      <w:rPr>
        <w:rFonts w:hint="default" w:ascii="Courier New" w:hAnsi="Courier New"/>
      </w:rPr>
    </w:lvl>
    <w:lvl w:ilvl="5" w:tplc="A71EAE14">
      <w:start w:val="1"/>
      <w:numFmt w:val="bullet"/>
      <w:lvlText w:val=""/>
      <w:lvlJc w:val="left"/>
      <w:pPr>
        <w:ind w:left="4320" w:hanging="360"/>
      </w:pPr>
      <w:rPr>
        <w:rFonts w:hint="default" w:ascii="Wingdings" w:hAnsi="Wingdings"/>
      </w:rPr>
    </w:lvl>
    <w:lvl w:ilvl="6" w:tplc="CE2AB0F8">
      <w:start w:val="1"/>
      <w:numFmt w:val="bullet"/>
      <w:lvlText w:val=""/>
      <w:lvlJc w:val="left"/>
      <w:pPr>
        <w:ind w:left="5040" w:hanging="360"/>
      </w:pPr>
      <w:rPr>
        <w:rFonts w:hint="default" w:ascii="Symbol" w:hAnsi="Symbol"/>
      </w:rPr>
    </w:lvl>
    <w:lvl w:ilvl="7" w:tplc="A93291AA">
      <w:start w:val="1"/>
      <w:numFmt w:val="bullet"/>
      <w:lvlText w:val="o"/>
      <w:lvlJc w:val="left"/>
      <w:pPr>
        <w:ind w:left="5760" w:hanging="360"/>
      </w:pPr>
      <w:rPr>
        <w:rFonts w:hint="default" w:ascii="Courier New" w:hAnsi="Courier New"/>
      </w:rPr>
    </w:lvl>
    <w:lvl w:ilvl="8" w:tplc="8C180016">
      <w:start w:val="1"/>
      <w:numFmt w:val="bullet"/>
      <w:lvlText w:val=""/>
      <w:lvlJc w:val="left"/>
      <w:pPr>
        <w:ind w:left="6480" w:hanging="360"/>
      </w:pPr>
      <w:rPr>
        <w:rFonts w:hint="default" w:ascii="Wingdings" w:hAnsi="Wingdings"/>
      </w:rPr>
    </w:lvl>
  </w:abstractNum>
  <w:abstractNum w:abstractNumId="11">
    <w:nsid w:val="3A8AED32"/>
    <w:multiLevelType w:val="hybridMultilevel"/>
    <w:tmpl w:val="0678971C"/>
    <w:lvl w:ilvl="0" w:tplc="7A0CA2C6">
      <w:start w:val="1"/>
      <w:numFmt w:val="bullet"/>
      <w:lvlText w:val="-"/>
      <w:lvlJc w:val="left"/>
      <w:pPr>
        <w:ind w:left="720" w:hanging="360"/>
      </w:pPr>
      <w:rPr>
        <w:rFonts w:hint="default" w:ascii="Aptos" w:hAnsi="Aptos"/>
      </w:rPr>
    </w:lvl>
    <w:lvl w:ilvl="1" w:tplc="1AFEE65E">
      <w:start w:val="1"/>
      <w:numFmt w:val="bullet"/>
      <w:lvlText w:val="o"/>
      <w:lvlJc w:val="left"/>
      <w:pPr>
        <w:ind w:left="1440" w:hanging="360"/>
      </w:pPr>
      <w:rPr>
        <w:rFonts w:hint="default" w:ascii="Courier New" w:hAnsi="Courier New"/>
      </w:rPr>
    </w:lvl>
    <w:lvl w:ilvl="2" w:tplc="389E794C">
      <w:start w:val="1"/>
      <w:numFmt w:val="bullet"/>
      <w:lvlText w:val=""/>
      <w:lvlJc w:val="left"/>
      <w:pPr>
        <w:ind w:left="2160" w:hanging="360"/>
      </w:pPr>
      <w:rPr>
        <w:rFonts w:hint="default" w:ascii="Wingdings" w:hAnsi="Wingdings"/>
      </w:rPr>
    </w:lvl>
    <w:lvl w:ilvl="3" w:tplc="CC186640">
      <w:start w:val="1"/>
      <w:numFmt w:val="bullet"/>
      <w:lvlText w:val=""/>
      <w:lvlJc w:val="left"/>
      <w:pPr>
        <w:ind w:left="2880" w:hanging="360"/>
      </w:pPr>
      <w:rPr>
        <w:rFonts w:hint="default" w:ascii="Symbol" w:hAnsi="Symbol"/>
      </w:rPr>
    </w:lvl>
    <w:lvl w:ilvl="4" w:tplc="404E7A32">
      <w:start w:val="1"/>
      <w:numFmt w:val="bullet"/>
      <w:lvlText w:val="o"/>
      <w:lvlJc w:val="left"/>
      <w:pPr>
        <w:ind w:left="3600" w:hanging="360"/>
      </w:pPr>
      <w:rPr>
        <w:rFonts w:hint="default" w:ascii="Courier New" w:hAnsi="Courier New"/>
      </w:rPr>
    </w:lvl>
    <w:lvl w:ilvl="5" w:tplc="430A2794">
      <w:start w:val="1"/>
      <w:numFmt w:val="bullet"/>
      <w:lvlText w:val=""/>
      <w:lvlJc w:val="left"/>
      <w:pPr>
        <w:ind w:left="4320" w:hanging="360"/>
      </w:pPr>
      <w:rPr>
        <w:rFonts w:hint="default" w:ascii="Wingdings" w:hAnsi="Wingdings"/>
      </w:rPr>
    </w:lvl>
    <w:lvl w:ilvl="6" w:tplc="BE26500C">
      <w:start w:val="1"/>
      <w:numFmt w:val="bullet"/>
      <w:lvlText w:val=""/>
      <w:lvlJc w:val="left"/>
      <w:pPr>
        <w:ind w:left="5040" w:hanging="360"/>
      </w:pPr>
      <w:rPr>
        <w:rFonts w:hint="default" w:ascii="Symbol" w:hAnsi="Symbol"/>
      </w:rPr>
    </w:lvl>
    <w:lvl w:ilvl="7" w:tplc="3D26468E">
      <w:start w:val="1"/>
      <w:numFmt w:val="bullet"/>
      <w:lvlText w:val="o"/>
      <w:lvlJc w:val="left"/>
      <w:pPr>
        <w:ind w:left="5760" w:hanging="360"/>
      </w:pPr>
      <w:rPr>
        <w:rFonts w:hint="default" w:ascii="Courier New" w:hAnsi="Courier New"/>
      </w:rPr>
    </w:lvl>
    <w:lvl w:ilvl="8" w:tplc="472CDDBE">
      <w:start w:val="1"/>
      <w:numFmt w:val="bullet"/>
      <w:lvlText w:val=""/>
      <w:lvlJc w:val="left"/>
      <w:pPr>
        <w:ind w:left="6480" w:hanging="360"/>
      </w:pPr>
      <w:rPr>
        <w:rFonts w:hint="default" w:ascii="Wingdings" w:hAnsi="Wingdings"/>
      </w:rPr>
    </w:lvl>
  </w:abstractNum>
  <w:abstractNum w:abstractNumId="12">
    <w:nsid w:val="4DB47941"/>
    <w:multiLevelType w:val="hybridMultilevel"/>
    <w:tmpl w:val="9B2EC2D8"/>
    <w:lvl w:ilvl="0" w:tplc="69CACA66">
      <w:start w:val="1"/>
      <w:numFmt w:val="bullet"/>
      <w:lvlText w:val="-"/>
      <w:lvlJc w:val="left"/>
      <w:pPr>
        <w:ind w:left="1080" w:hanging="360"/>
      </w:pPr>
      <w:rPr>
        <w:rFonts w:hint="default" w:ascii="Aptos" w:hAnsi="Aptos"/>
      </w:rPr>
    </w:lvl>
    <w:lvl w:ilvl="1" w:tplc="63762FB8">
      <w:start w:val="1"/>
      <w:numFmt w:val="bullet"/>
      <w:lvlText w:val="o"/>
      <w:lvlJc w:val="left"/>
      <w:pPr>
        <w:ind w:left="1800" w:hanging="360"/>
      </w:pPr>
      <w:rPr>
        <w:rFonts w:hint="default" w:ascii="Courier New" w:hAnsi="Courier New"/>
      </w:rPr>
    </w:lvl>
    <w:lvl w:ilvl="2" w:tplc="F704FA7A">
      <w:start w:val="1"/>
      <w:numFmt w:val="bullet"/>
      <w:lvlText w:val=""/>
      <w:lvlJc w:val="left"/>
      <w:pPr>
        <w:ind w:left="2520" w:hanging="360"/>
      </w:pPr>
      <w:rPr>
        <w:rFonts w:hint="default" w:ascii="Wingdings" w:hAnsi="Wingdings"/>
      </w:rPr>
    </w:lvl>
    <w:lvl w:ilvl="3" w:tplc="D84C9D82">
      <w:start w:val="1"/>
      <w:numFmt w:val="bullet"/>
      <w:lvlText w:val=""/>
      <w:lvlJc w:val="left"/>
      <w:pPr>
        <w:ind w:left="3240" w:hanging="360"/>
      </w:pPr>
      <w:rPr>
        <w:rFonts w:hint="default" w:ascii="Symbol" w:hAnsi="Symbol"/>
      </w:rPr>
    </w:lvl>
    <w:lvl w:ilvl="4" w:tplc="03CE524C">
      <w:start w:val="1"/>
      <w:numFmt w:val="bullet"/>
      <w:lvlText w:val="o"/>
      <w:lvlJc w:val="left"/>
      <w:pPr>
        <w:ind w:left="3960" w:hanging="360"/>
      </w:pPr>
      <w:rPr>
        <w:rFonts w:hint="default" w:ascii="Courier New" w:hAnsi="Courier New"/>
      </w:rPr>
    </w:lvl>
    <w:lvl w:ilvl="5" w:tplc="9E50FB8C">
      <w:start w:val="1"/>
      <w:numFmt w:val="bullet"/>
      <w:lvlText w:val=""/>
      <w:lvlJc w:val="left"/>
      <w:pPr>
        <w:ind w:left="4680" w:hanging="360"/>
      </w:pPr>
      <w:rPr>
        <w:rFonts w:hint="default" w:ascii="Wingdings" w:hAnsi="Wingdings"/>
      </w:rPr>
    </w:lvl>
    <w:lvl w:ilvl="6" w:tplc="D6C27838">
      <w:start w:val="1"/>
      <w:numFmt w:val="bullet"/>
      <w:lvlText w:val=""/>
      <w:lvlJc w:val="left"/>
      <w:pPr>
        <w:ind w:left="5400" w:hanging="360"/>
      </w:pPr>
      <w:rPr>
        <w:rFonts w:hint="default" w:ascii="Symbol" w:hAnsi="Symbol"/>
      </w:rPr>
    </w:lvl>
    <w:lvl w:ilvl="7" w:tplc="8E4A1A28">
      <w:start w:val="1"/>
      <w:numFmt w:val="bullet"/>
      <w:lvlText w:val="o"/>
      <w:lvlJc w:val="left"/>
      <w:pPr>
        <w:ind w:left="6120" w:hanging="360"/>
      </w:pPr>
      <w:rPr>
        <w:rFonts w:hint="default" w:ascii="Courier New" w:hAnsi="Courier New"/>
      </w:rPr>
    </w:lvl>
    <w:lvl w:ilvl="8" w:tplc="D26AC456">
      <w:start w:val="1"/>
      <w:numFmt w:val="bullet"/>
      <w:lvlText w:val=""/>
      <w:lvlJc w:val="left"/>
      <w:pPr>
        <w:ind w:left="6840" w:hanging="360"/>
      </w:pPr>
      <w:rPr>
        <w:rFonts w:hint="default" w:ascii="Wingdings" w:hAnsi="Wingdings"/>
      </w:rPr>
    </w:lvl>
  </w:abstractNum>
  <w:abstractNum w:abstractNumId="13">
    <w:nsid w:val="5AFEF581"/>
    <w:multiLevelType w:val="hybridMultilevel"/>
    <w:tmpl w:val="31D886FC"/>
    <w:lvl w:ilvl="0" w:tplc="FA789052">
      <w:start w:val="1"/>
      <w:numFmt w:val="bullet"/>
      <w:lvlText w:val="-"/>
      <w:lvlJc w:val="left"/>
      <w:pPr>
        <w:ind w:left="720" w:hanging="360"/>
      </w:pPr>
      <w:rPr>
        <w:rFonts w:hint="default" w:ascii="Aptos" w:hAnsi="Aptos"/>
      </w:rPr>
    </w:lvl>
    <w:lvl w:ilvl="1" w:tplc="29E21016">
      <w:start w:val="1"/>
      <w:numFmt w:val="bullet"/>
      <w:lvlText w:val="o"/>
      <w:lvlJc w:val="left"/>
      <w:pPr>
        <w:ind w:left="1440" w:hanging="360"/>
      </w:pPr>
      <w:rPr>
        <w:rFonts w:hint="default" w:ascii="Courier New" w:hAnsi="Courier New"/>
      </w:rPr>
    </w:lvl>
    <w:lvl w:ilvl="2" w:tplc="93EAECC6">
      <w:start w:val="1"/>
      <w:numFmt w:val="bullet"/>
      <w:lvlText w:val=""/>
      <w:lvlJc w:val="left"/>
      <w:pPr>
        <w:ind w:left="2160" w:hanging="360"/>
      </w:pPr>
      <w:rPr>
        <w:rFonts w:hint="default" w:ascii="Wingdings" w:hAnsi="Wingdings"/>
      </w:rPr>
    </w:lvl>
    <w:lvl w:ilvl="3" w:tplc="E6562624">
      <w:start w:val="1"/>
      <w:numFmt w:val="bullet"/>
      <w:lvlText w:val=""/>
      <w:lvlJc w:val="left"/>
      <w:pPr>
        <w:ind w:left="2880" w:hanging="360"/>
      </w:pPr>
      <w:rPr>
        <w:rFonts w:hint="default" w:ascii="Symbol" w:hAnsi="Symbol"/>
      </w:rPr>
    </w:lvl>
    <w:lvl w:ilvl="4" w:tplc="9CE45D2A">
      <w:start w:val="1"/>
      <w:numFmt w:val="bullet"/>
      <w:lvlText w:val="o"/>
      <w:lvlJc w:val="left"/>
      <w:pPr>
        <w:ind w:left="3600" w:hanging="360"/>
      </w:pPr>
      <w:rPr>
        <w:rFonts w:hint="default" w:ascii="Courier New" w:hAnsi="Courier New"/>
      </w:rPr>
    </w:lvl>
    <w:lvl w:ilvl="5" w:tplc="6C7E7A16">
      <w:start w:val="1"/>
      <w:numFmt w:val="bullet"/>
      <w:lvlText w:val=""/>
      <w:lvlJc w:val="left"/>
      <w:pPr>
        <w:ind w:left="4320" w:hanging="360"/>
      </w:pPr>
      <w:rPr>
        <w:rFonts w:hint="default" w:ascii="Wingdings" w:hAnsi="Wingdings"/>
      </w:rPr>
    </w:lvl>
    <w:lvl w:ilvl="6" w:tplc="04684454">
      <w:start w:val="1"/>
      <w:numFmt w:val="bullet"/>
      <w:lvlText w:val=""/>
      <w:lvlJc w:val="left"/>
      <w:pPr>
        <w:ind w:left="5040" w:hanging="360"/>
      </w:pPr>
      <w:rPr>
        <w:rFonts w:hint="default" w:ascii="Symbol" w:hAnsi="Symbol"/>
      </w:rPr>
    </w:lvl>
    <w:lvl w:ilvl="7" w:tplc="A3BCDB1A">
      <w:start w:val="1"/>
      <w:numFmt w:val="bullet"/>
      <w:lvlText w:val="o"/>
      <w:lvlJc w:val="left"/>
      <w:pPr>
        <w:ind w:left="5760" w:hanging="360"/>
      </w:pPr>
      <w:rPr>
        <w:rFonts w:hint="default" w:ascii="Courier New" w:hAnsi="Courier New"/>
      </w:rPr>
    </w:lvl>
    <w:lvl w:ilvl="8" w:tplc="00E8248A">
      <w:start w:val="1"/>
      <w:numFmt w:val="bullet"/>
      <w:lvlText w:val=""/>
      <w:lvlJc w:val="left"/>
      <w:pPr>
        <w:ind w:left="6480" w:hanging="360"/>
      </w:pPr>
      <w:rPr>
        <w:rFonts w:hint="default" w:ascii="Wingdings" w:hAnsi="Wingdings"/>
      </w:rPr>
    </w:lvl>
  </w:abstractNum>
  <w:abstractNum w:abstractNumId="14">
    <w:nsid w:val="5EF1122A"/>
    <w:multiLevelType w:val="multilevel"/>
    <w:tmpl w:val="2AC4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6ACBD70"/>
    <w:multiLevelType w:val="hybridMultilevel"/>
    <w:tmpl w:val="CEBA668E"/>
    <w:lvl w:ilvl="0" w:tplc="E3248C2A">
      <w:start w:val="1"/>
      <w:numFmt w:val="bullet"/>
      <w:lvlText w:val="-"/>
      <w:lvlJc w:val="left"/>
      <w:pPr>
        <w:ind w:left="720" w:hanging="360"/>
      </w:pPr>
      <w:rPr>
        <w:rFonts w:hint="default" w:ascii="Aptos" w:hAnsi="Aptos"/>
      </w:rPr>
    </w:lvl>
    <w:lvl w:ilvl="1" w:tplc="C32ACBF2">
      <w:start w:val="1"/>
      <w:numFmt w:val="bullet"/>
      <w:lvlText w:val="o"/>
      <w:lvlJc w:val="left"/>
      <w:pPr>
        <w:ind w:left="1440" w:hanging="360"/>
      </w:pPr>
      <w:rPr>
        <w:rFonts w:hint="default" w:ascii="Courier New" w:hAnsi="Courier New"/>
      </w:rPr>
    </w:lvl>
    <w:lvl w:ilvl="2" w:tplc="B1466E60">
      <w:start w:val="1"/>
      <w:numFmt w:val="bullet"/>
      <w:lvlText w:val=""/>
      <w:lvlJc w:val="left"/>
      <w:pPr>
        <w:ind w:left="2160" w:hanging="360"/>
      </w:pPr>
      <w:rPr>
        <w:rFonts w:hint="default" w:ascii="Wingdings" w:hAnsi="Wingdings"/>
      </w:rPr>
    </w:lvl>
    <w:lvl w:ilvl="3" w:tplc="C0867494">
      <w:start w:val="1"/>
      <w:numFmt w:val="bullet"/>
      <w:lvlText w:val=""/>
      <w:lvlJc w:val="left"/>
      <w:pPr>
        <w:ind w:left="2880" w:hanging="360"/>
      </w:pPr>
      <w:rPr>
        <w:rFonts w:hint="default" w:ascii="Symbol" w:hAnsi="Symbol"/>
      </w:rPr>
    </w:lvl>
    <w:lvl w:ilvl="4" w:tplc="ABF6A554">
      <w:start w:val="1"/>
      <w:numFmt w:val="bullet"/>
      <w:lvlText w:val="o"/>
      <w:lvlJc w:val="left"/>
      <w:pPr>
        <w:ind w:left="3600" w:hanging="360"/>
      </w:pPr>
      <w:rPr>
        <w:rFonts w:hint="default" w:ascii="Courier New" w:hAnsi="Courier New"/>
      </w:rPr>
    </w:lvl>
    <w:lvl w:ilvl="5" w:tplc="18306212">
      <w:start w:val="1"/>
      <w:numFmt w:val="bullet"/>
      <w:lvlText w:val=""/>
      <w:lvlJc w:val="left"/>
      <w:pPr>
        <w:ind w:left="4320" w:hanging="360"/>
      </w:pPr>
      <w:rPr>
        <w:rFonts w:hint="default" w:ascii="Wingdings" w:hAnsi="Wingdings"/>
      </w:rPr>
    </w:lvl>
    <w:lvl w:ilvl="6" w:tplc="B4B06FDC">
      <w:start w:val="1"/>
      <w:numFmt w:val="bullet"/>
      <w:lvlText w:val=""/>
      <w:lvlJc w:val="left"/>
      <w:pPr>
        <w:ind w:left="5040" w:hanging="360"/>
      </w:pPr>
      <w:rPr>
        <w:rFonts w:hint="default" w:ascii="Symbol" w:hAnsi="Symbol"/>
      </w:rPr>
    </w:lvl>
    <w:lvl w:ilvl="7" w:tplc="CCB028FA">
      <w:start w:val="1"/>
      <w:numFmt w:val="bullet"/>
      <w:lvlText w:val="o"/>
      <w:lvlJc w:val="left"/>
      <w:pPr>
        <w:ind w:left="5760" w:hanging="360"/>
      </w:pPr>
      <w:rPr>
        <w:rFonts w:hint="default" w:ascii="Courier New" w:hAnsi="Courier New"/>
      </w:rPr>
    </w:lvl>
    <w:lvl w:ilvl="8" w:tplc="422ABF6C">
      <w:start w:val="1"/>
      <w:numFmt w:val="bullet"/>
      <w:lvlText w:val=""/>
      <w:lvlJc w:val="left"/>
      <w:pPr>
        <w:ind w:left="6480" w:hanging="360"/>
      </w:pPr>
      <w:rPr>
        <w:rFonts w:hint="default" w:ascii="Wingdings" w:hAnsi="Wingdings"/>
      </w:rPr>
    </w:lvl>
  </w:abstractNum>
  <w:abstractNum w:abstractNumId="16">
    <w:nsid w:val="681B7BC6"/>
    <w:multiLevelType w:val="hybridMultilevel"/>
    <w:tmpl w:val="292AB63E"/>
    <w:lvl w:ilvl="0" w:tplc="179C23C4">
      <w:start w:val="1"/>
      <w:numFmt w:val="bullet"/>
      <w:lvlText w:val="-"/>
      <w:lvlJc w:val="left"/>
      <w:pPr>
        <w:ind w:left="720" w:hanging="360"/>
      </w:pPr>
      <w:rPr>
        <w:rFonts w:hint="default" w:ascii="Aptos" w:hAnsi="Aptos"/>
      </w:rPr>
    </w:lvl>
    <w:lvl w:ilvl="1" w:tplc="58BED264">
      <w:start w:val="1"/>
      <w:numFmt w:val="bullet"/>
      <w:lvlText w:val="o"/>
      <w:lvlJc w:val="left"/>
      <w:pPr>
        <w:ind w:left="1440" w:hanging="360"/>
      </w:pPr>
      <w:rPr>
        <w:rFonts w:hint="default" w:ascii="Courier New" w:hAnsi="Courier New"/>
      </w:rPr>
    </w:lvl>
    <w:lvl w:ilvl="2" w:tplc="BE0431A4">
      <w:start w:val="1"/>
      <w:numFmt w:val="bullet"/>
      <w:lvlText w:val=""/>
      <w:lvlJc w:val="left"/>
      <w:pPr>
        <w:ind w:left="2160" w:hanging="360"/>
      </w:pPr>
      <w:rPr>
        <w:rFonts w:hint="default" w:ascii="Wingdings" w:hAnsi="Wingdings"/>
      </w:rPr>
    </w:lvl>
    <w:lvl w:ilvl="3" w:tplc="C1AEE9C6">
      <w:start w:val="1"/>
      <w:numFmt w:val="bullet"/>
      <w:lvlText w:val=""/>
      <w:lvlJc w:val="left"/>
      <w:pPr>
        <w:ind w:left="2880" w:hanging="360"/>
      </w:pPr>
      <w:rPr>
        <w:rFonts w:hint="default" w:ascii="Symbol" w:hAnsi="Symbol"/>
      </w:rPr>
    </w:lvl>
    <w:lvl w:ilvl="4" w:tplc="E904D168">
      <w:start w:val="1"/>
      <w:numFmt w:val="bullet"/>
      <w:lvlText w:val="o"/>
      <w:lvlJc w:val="left"/>
      <w:pPr>
        <w:ind w:left="3600" w:hanging="360"/>
      </w:pPr>
      <w:rPr>
        <w:rFonts w:hint="default" w:ascii="Courier New" w:hAnsi="Courier New"/>
      </w:rPr>
    </w:lvl>
    <w:lvl w:ilvl="5" w:tplc="1FC405E8">
      <w:start w:val="1"/>
      <w:numFmt w:val="bullet"/>
      <w:lvlText w:val=""/>
      <w:lvlJc w:val="left"/>
      <w:pPr>
        <w:ind w:left="4320" w:hanging="360"/>
      </w:pPr>
      <w:rPr>
        <w:rFonts w:hint="default" w:ascii="Wingdings" w:hAnsi="Wingdings"/>
      </w:rPr>
    </w:lvl>
    <w:lvl w:ilvl="6" w:tplc="DB143772">
      <w:start w:val="1"/>
      <w:numFmt w:val="bullet"/>
      <w:lvlText w:val=""/>
      <w:lvlJc w:val="left"/>
      <w:pPr>
        <w:ind w:left="5040" w:hanging="360"/>
      </w:pPr>
      <w:rPr>
        <w:rFonts w:hint="default" w:ascii="Symbol" w:hAnsi="Symbol"/>
      </w:rPr>
    </w:lvl>
    <w:lvl w:ilvl="7" w:tplc="6CD6AE6A">
      <w:start w:val="1"/>
      <w:numFmt w:val="bullet"/>
      <w:lvlText w:val="o"/>
      <w:lvlJc w:val="left"/>
      <w:pPr>
        <w:ind w:left="5760" w:hanging="360"/>
      </w:pPr>
      <w:rPr>
        <w:rFonts w:hint="default" w:ascii="Courier New" w:hAnsi="Courier New"/>
      </w:rPr>
    </w:lvl>
    <w:lvl w:ilvl="8" w:tplc="9382643A">
      <w:start w:val="1"/>
      <w:numFmt w:val="bullet"/>
      <w:lvlText w:val=""/>
      <w:lvlJc w:val="left"/>
      <w:pPr>
        <w:ind w:left="6480" w:hanging="360"/>
      </w:pPr>
      <w:rPr>
        <w:rFonts w:hint="default" w:ascii="Wingdings" w:hAnsi="Wingdings"/>
      </w:rPr>
    </w:lvl>
  </w:abstractNum>
  <w:abstractNum w:abstractNumId="17">
    <w:nsid w:val="6AD2235C"/>
    <w:multiLevelType w:val="hybridMultilevel"/>
    <w:tmpl w:val="4C3893BA"/>
    <w:lvl w:ilvl="0" w:tplc="D938D102">
      <w:start w:val="1"/>
      <w:numFmt w:val="decimal"/>
      <w:lvlText w:val="%1."/>
      <w:lvlJc w:val="left"/>
      <w:pPr>
        <w:ind w:left="2269" w:hanging="360"/>
      </w:pPr>
    </w:lvl>
    <w:lvl w:ilvl="1" w:tplc="E5023048">
      <w:start w:val="1"/>
      <w:numFmt w:val="lowerLetter"/>
      <w:lvlText w:val="%2."/>
      <w:lvlJc w:val="left"/>
      <w:pPr>
        <w:ind w:left="2989" w:hanging="360"/>
      </w:pPr>
    </w:lvl>
    <w:lvl w:ilvl="2" w:tplc="9F0298C8">
      <w:start w:val="1"/>
      <w:numFmt w:val="lowerRoman"/>
      <w:lvlText w:val="%3."/>
      <w:lvlJc w:val="right"/>
      <w:pPr>
        <w:ind w:left="3709" w:hanging="180"/>
      </w:pPr>
    </w:lvl>
    <w:lvl w:ilvl="3" w:tplc="AB161A7E">
      <w:start w:val="1"/>
      <w:numFmt w:val="decimal"/>
      <w:lvlText w:val="%4."/>
      <w:lvlJc w:val="left"/>
      <w:pPr>
        <w:ind w:left="4429" w:hanging="360"/>
      </w:pPr>
    </w:lvl>
    <w:lvl w:ilvl="4" w:tplc="B6207FB4">
      <w:start w:val="1"/>
      <w:numFmt w:val="lowerLetter"/>
      <w:lvlText w:val="%5."/>
      <w:lvlJc w:val="left"/>
      <w:pPr>
        <w:ind w:left="5149" w:hanging="360"/>
      </w:pPr>
    </w:lvl>
    <w:lvl w:ilvl="5" w:tplc="BF244664">
      <w:start w:val="1"/>
      <w:numFmt w:val="lowerRoman"/>
      <w:lvlText w:val="%6."/>
      <w:lvlJc w:val="right"/>
      <w:pPr>
        <w:ind w:left="5869" w:hanging="180"/>
      </w:pPr>
    </w:lvl>
    <w:lvl w:ilvl="6" w:tplc="B9185500">
      <w:start w:val="1"/>
      <w:numFmt w:val="decimal"/>
      <w:lvlText w:val="%7."/>
      <w:lvlJc w:val="left"/>
      <w:pPr>
        <w:ind w:left="6589" w:hanging="360"/>
      </w:pPr>
    </w:lvl>
    <w:lvl w:ilvl="7" w:tplc="7C52BD42">
      <w:start w:val="1"/>
      <w:numFmt w:val="lowerLetter"/>
      <w:lvlText w:val="%8."/>
      <w:lvlJc w:val="left"/>
      <w:pPr>
        <w:ind w:left="7309" w:hanging="360"/>
      </w:pPr>
    </w:lvl>
    <w:lvl w:ilvl="8" w:tplc="FD240040">
      <w:start w:val="1"/>
      <w:numFmt w:val="lowerRoman"/>
      <w:lvlText w:val="%9."/>
      <w:lvlJc w:val="right"/>
      <w:pPr>
        <w:ind w:left="8029" w:hanging="180"/>
      </w:pPr>
    </w:lvl>
  </w:abstractNum>
  <w:abstractNum w:abstractNumId="18">
    <w:nsid w:val="6E4B70BC"/>
    <w:multiLevelType w:val="hybridMultilevel"/>
    <w:tmpl w:val="ACCEC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CB19ED"/>
    <w:multiLevelType w:val="hybridMultilevel"/>
    <w:tmpl w:val="DAA69506"/>
    <w:lvl w:ilvl="0" w:tplc="A4D2B176">
      <w:start w:val="1"/>
      <w:numFmt w:val="bullet"/>
      <w:lvlText w:val="-"/>
      <w:lvlJc w:val="left"/>
      <w:pPr>
        <w:ind w:left="720" w:hanging="360"/>
      </w:pPr>
      <w:rPr>
        <w:rFonts w:hint="default" w:ascii="Aptos" w:hAnsi="Aptos"/>
      </w:rPr>
    </w:lvl>
    <w:lvl w:ilvl="1" w:tplc="7E8E6D14">
      <w:start w:val="1"/>
      <w:numFmt w:val="bullet"/>
      <w:lvlText w:val="o"/>
      <w:lvlJc w:val="left"/>
      <w:pPr>
        <w:ind w:left="1440" w:hanging="360"/>
      </w:pPr>
      <w:rPr>
        <w:rFonts w:hint="default" w:ascii="Courier New" w:hAnsi="Courier New"/>
      </w:rPr>
    </w:lvl>
    <w:lvl w:ilvl="2" w:tplc="1B0E3FE8">
      <w:start w:val="1"/>
      <w:numFmt w:val="bullet"/>
      <w:lvlText w:val=""/>
      <w:lvlJc w:val="left"/>
      <w:pPr>
        <w:ind w:left="2160" w:hanging="360"/>
      </w:pPr>
      <w:rPr>
        <w:rFonts w:hint="default" w:ascii="Wingdings" w:hAnsi="Wingdings"/>
      </w:rPr>
    </w:lvl>
    <w:lvl w:ilvl="3" w:tplc="02889EB4">
      <w:start w:val="1"/>
      <w:numFmt w:val="bullet"/>
      <w:lvlText w:val=""/>
      <w:lvlJc w:val="left"/>
      <w:pPr>
        <w:ind w:left="2880" w:hanging="360"/>
      </w:pPr>
      <w:rPr>
        <w:rFonts w:hint="default" w:ascii="Symbol" w:hAnsi="Symbol"/>
      </w:rPr>
    </w:lvl>
    <w:lvl w:ilvl="4" w:tplc="09FC7C98">
      <w:start w:val="1"/>
      <w:numFmt w:val="bullet"/>
      <w:lvlText w:val="o"/>
      <w:lvlJc w:val="left"/>
      <w:pPr>
        <w:ind w:left="3600" w:hanging="360"/>
      </w:pPr>
      <w:rPr>
        <w:rFonts w:hint="default" w:ascii="Courier New" w:hAnsi="Courier New"/>
      </w:rPr>
    </w:lvl>
    <w:lvl w:ilvl="5" w:tplc="78664CA4">
      <w:start w:val="1"/>
      <w:numFmt w:val="bullet"/>
      <w:lvlText w:val=""/>
      <w:lvlJc w:val="left"/>
      <w:pPr>
        <w:ind w:left="4320" w:hanging="360"/>
      </w:pPr>
      <w:rPr>
        <w:rFonts w:hint="default" w:ascii="Wingdings" w:hAnsi="Wingdings"/>
      </w:rPr>
    </w:lvl>
    <w:lvl w:ilvl="6" w:tplc="A59A756C">
      <w:start w:val="1"/>
      <w:numFmt w:val="bullet"/>
      <w:lvlText w:val=""/>
      <w:lvlJc w:val="left"/>
      <w:pPr>
        <w:ind w:left="5040" w:hanging="360"/>
      </w:pPr>
      <w:rPr>
        <w:rFonts w:hint="default" w:ascii="Symbol" w:hAnsi="Symbol"/>
      </w:rPr>
    </w:lvl>
    <w:lvl w:ilvl="7" w:tplc="12E8A8AE">
      <w:start w:val="1"/>
      <w:numFmt w:val="bullet"/>
      <w:lvlText w:val="o"/>
      <w:lvlJc w:val="left"/>
      <w:pPr>
        <w:ind w:left="5760" w:hanging="360"/>
      </w:pPr>
      <w:rPr>
        <w:rFonts w:hint="default" w:ascii="Courier New" w:hAnsi="Courier New"/>
      </w:rPr>
    </w:lvl>
    <w:lvl w:ilvl="8" w:tplc="A71429F4">
      <w:start w:val="1"/>
      <w:numFmt w:val="bullet"/>
      <w:lvlText w:val=""/>
      <w:lvlJc w:val="left"/>
      <w:pPr>
        <w:ind w:left="6480" w:hanging="360"/>
      </w:pPr>
      <w:rPr>
        <w:rFonts w:hint="default" w:ascii="Wingdings" w:hAnsi="Wingdings"/>
      </w:rPr>
    </w:lvl>
  </w:abstractNum>
  <w:abstractNum w:abstractNumId="20">
    <w:nsid w:val="73A375EA"/>
    <w:multiLevelType w:val="multilevel"/>
    <w:tmpl w:val="D0246B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nsid w:val="794D5F27"/>
    <w:multiLevelType w:val="multilevel"/>
    <w:tmpl w:val="467EB7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25">
    <w:abstractNumId w:val="24"/>
  </w:num>
  <w:num w:numId="24">
    <w:abstractNumId w:val="23"/>
  </w:num>
  <w:num w:numId="23">
    <w:abstractNumId w:val="22"/>
  </w:num>
  <w:num w:numId="1">
    <w:abstractNumId w:val="2"/>
  </w:num>
  <w:num w:numId="2">
    <w:abstractNumId w:val="6"/>
  </w:num>
  <w:num w:numId="3">
    <w:abstractNumId w:val="1"/>
  </w:num>
  <w:num w:numId="4">
    <w:abstractNumId w:val="21"/>
  </w:num>
  <w:num w:numId="5">
    <w:abstractNumId w:val="20"/>
  </w:num>
  <w:num w:numId="6">
    <w:abstractNumId w:val="14"/>
  </w:num>
  <w:num w:numId="7">
    <w:abstractNumId w:val="18"/>
  </w:num>
  <w:num w:numId="8">
    <w:abstractNumId w:val="17"/>
  </w:num>
  <w:num w:numId="9">
    <w:abstractNumId w:val="4"/>
  </w:num>
  <w:num w:numId="10">
    <w:abstractNumId w:val="3"/>
  </w:num>
  <w:num w:numId="11">
    <w:abstractNumId w:val="19"/>
  </w:num>
  <w:num w:numId="12">
    <w:abstractNumId w:val="0"/>
  </w:num>
  <w:num w:numId="13">
    <w:abstractNumId w:val="5"/>
  </w:num>
  <w:num w:numId="14">
    <w:abstractNumId w:val="13"/>
  </w:num>
  <w:num w:numId="15">
    <w:abstractNumId w:val="16"/>
  </w:num>
  <w:num w:numId="16">
    <w:abstractNumId w:val="7"/>
  </w:num>
  <w:num w:numId="17">
    <w:abstractNumId w:val="10"/>
  </w:num>
  <w:num w:numId="18">
    <w:abstractNumId w:val="12"/>
  </w:num>
  <w:num w:numId="19">
    <w:abstractNumId w:val="15"/>
  </w:num>
  <w:num w:numId="20">
    <w:abstractNumId w:val="9"/>
  </w:num>
  <w:num w:numId="21">
    <w:abstractNumId w:val="11"/>
  </w:num>
  <w:num w:numId="22">
    <w:abstractNumId w:val="8"/>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efaultTabStop w:val="720"/>
  <w:characterSpacingControl w:val="doNotCompress"/>
  <w:compat/>
  <w:rsids>
    <w:rsidRoot w:val="00A20F2B"/>
    <w:rsid w:val="00107FDD"/>
    <w:rsid w:val="00120552"/>
    <w:rsid w:val="00281C32"/>
    <w:rsid w:val="002F75F5"/>
    <w:rsid w:val="005D515F"/>
    <w:rsid w:val="0075709B"/>
    <w:rsid w:val="00872D28"/>
    <w:rsid w:val="00981E63"/>
    <w:rsid w:val="00A20F2B"/>
    <w:rsid w:val="00BA5982"/>
    <w:rsid w:val="00BF507B"/>
    <w:rsid w:val="00C92DBD"/>
    <w:rsid w:val="00CC6FEB"/>
    <w:rsid w:val="00DE4E17"/>
    <w:rsid w:val="00E46B7D"/>
    <w:rsid w:val="00FD3B47"/>
    <w:rsid w:val="00FE4909"/>
    <w:rsid w:val="01337F09"/>
    <w:rsid w:val="01AABD5D"/>
    <w:rsid w:val="02E88608"/>
    <w:rsid w:val="03453A12"/>
    <w:rsid w:val="03598AEE"/>
    <w:rsid w:val="0360AA22"/>
    <w:rsid w:val="0389DF69"/>
    <w:rsid w:val="03A920BB"/>
    <w:rsid w:val="05FF6083"/>
    <w:rsid w:val="068A9A60"/>
    <w:rsid w:val="06B3BEC9"/>
    <w:rsid w:val="073052FE"/>
    <w:rsid w:val="0807EE00"/>
    <w:rsid w:val="086194E3"/>
    <w:rsid w:val="08C00364"/>
    <w:rsid w:val="0918D8E0"/>
    <w:rsid w:val="09A22A5D"/>
    <w:rsid w:val="0A3AD2FC"/>
    <w:rsid w:val="0AA04A3D"/>
    <w:rsid w:val="0ABC2E4E"/>
    <w:rsid w:val="0AF39D93"/>
    <w:rsid w:val="0B2F69C2"/>
    <w:rsid w:val="0BD2A8ED"/>
    <w:rsid w:val="0C7CD0C1"/>
    <w:rsid w:val="0C90CB64"/>
    <w:rsid w:val="0DA51097"/>
    <w:rsid w:val="0F0BEAC7"/>
    <w:rsid w:val="100F9800"/>
    <w:rsid w:val="1084A488"/>
    <w:rsid w:val="10A5E7E8"/>
    <w:rsid w:val="11139A60"/>
    <w:rsid w:val="11969701"/>
    <w:rsid w:val="12470CAE"/>
    <w:rsid w:val="125DE651"/>
    <w:rsid w:val="1282EF09"/>
    <w:rsid w:val="12A2B69D"/>
    <w:rsid w:val="12A519FD"/>
    <w:rsid w:val="12D6FF84"/>
    <w:rsid w:val="130EA784"/>
    <w:rsid w:val="13813175"/>
    <w:rsid w:val="13D5BD16"/>
    <w:rsid w:val="14424CB5"/>
    <w:rsid w:val="1473EC39"/>
    <w:rsid w:val="14C92325"/>
    <w:rsid w:val="14D6B62A"/>
    <w:rsid w:val="14D9CD6A"/>
    <w:rsid w:val="15A8F73C"/>
    <w:rsid w:val="15FDD85A"/>
    <w:rsid w:val="163F53B2"/>
    <w:rsid w:val="1660A580"/>
    <w:rsid w:val="166345A2"/>
    <w:rsid w:val="169027E1"/>
    <w:rsid w:val="169DAC96"/>
    <w:rsid w:val="16D1963D"/>
    <w:rsid w:val="17153BC5"/>
    <w:rsid w:val="172464E5"/>
    <w:rsid w:val="17786C68"/>
    <w:rsid w:val="1799C463"/>
    <w:rsid w:val="1815B34C"/>
    <w:rsid w:val="19BB8292"/>
    <w:rsid w:val="19C2C1A2"/>
    <w:rsid w:val="1A2511AE"/>
    <w:rsid w:val="1A3C6B81"/>
    <w:rsid w:val="1A49C6B4"/>
    <w:rsid w:val="1A88727E"/>
    <w:rsid w:val="1AB4D042"/>
    <w:rsid w:val="1B1E9F3B"/>
    <w:rsid w:val="1C6F1C25"/>
    <w:rsid w:val="1CE0D2BA"/>
    <w:rsid w:val="1D9DB087"/>
    <w:rsid w:val="1E6FA236"/>
    <w:rsid w:val="1F2867E3"/>
    <w:rsid w:val="1F6DF29A"/>
    <w:rsid w:val="21652441"/>
    <w:rsid w:val="2180F895"/>
    <w:rsid w:val="21ABFFDD"/>
    <w:rsid w:val="22058821"/>
    <w:rsid w:val="22908F95"/>
    <w:rsid w:val="2297C0D3"/>
    <w:rsid w:val="22DDD1BD"/>
    <w:rsid w:val="22E47048"/>
    <w:rsid w:val="23D4272A"/>
    <w:rsid w:val="24D7C91E"/>
    <w:rsid w:val="257B9A73"/>
    <w:rsid w:val="25BA43A2"/>
    <w:rsid w:val="2602B5A6"/>
    <w:rsid w:val="268F4A54"/>
    <w:rsid w:val="284FD0BE"/>
    <w:rsid w:val="28997BDA"/>
    <w:rsid w:val="28F7FC9C"/>
    <w:rsid w:val="291065EA"/>
    <w:rsid w:val="29672FA6"/>
    <w:rsid w:val="2A07D745"/>
    <w:rsid w:val="2A4CDE16"/>
    <w:rsid w:val="2AB9518D"/>
    <w:rsid w:val="2ADE2148"/>
    <w:rsid w:val="2AF98D5C"/>
    <w:rsid w:val="2B287F81"/>
    <w:rsid w:val="2B526736"/>
    <w:rsid w:val="2CBA971E"/>
    <w:rsid w:val="2D20A6B4"/>
    <w:rsid w:val="2D7A80CD"/>
    <w:rsid w:val="2D935496"/>
    <w:rsid w:val="2E16BBEC"/>
    <w:rsid w:val="2EC96A6E"/>
    <w:rsid w:val="2ED1B52C"/>
    <w:rsid w:val="2EEA357C"/>
    <w:rsid w:val="2F7A15B6"/>
    <w:rsid w:val="300D754A"/>
    <w:rsid w:val="301EA2B6"/>
    <w:rsid w:val="305A66E3"/>
    <w:rsid w:val="305E5D74"/>
    <w:rsid w:val="31B1345E"/>
    <w:rsid w:val="32083730"/>
    <w:rsid w:val="32C1BF6D"/>
    <w:rsid w:val="32F56A1D"/>
    <w:rsid w:val="3314FC73"/>
    <w:rsid w:val="3375B617"/>
    <w:rsid w:val="33DF7EB2"/>
    <w:rsid w:val="345F4DF4"/>
    <w:rsid w:val="34B3E552"/>
    <w:rsid w:val="34E2D3A3"/>
    <w:rsid w:val="35396BE7"/>
    <w:rsid w:val="353E2125"/>
    <w:rsid w:val="3571D6CE"/>
    <w:rsid w:val="36FC16DF"/>
    <w:rsid w:val="3734BCF1"/>
    <w:rsid w:val="375569B8"/>
    <w:rsid w:val="3759EFD0"/>
    <w:rsid w:val="37C9C3A9"/>
    <w:rsid w:val="37E33391"/>
    <w:rsid w:val="3818B0EB"/>
    <w:rsid w:val="384533B7"/>
    <w:rsid w:val="38D8B2A9"/>
    <w:rsid w:val="390046F2"/>
    <w:rsid w:val="398A7AF7"/>
    <w:rsid w:val="39C90AD3"/>
    <w:rsid w:val="39DCDF6C"/>
    <w:rsid w:val="39F2BB42"/>
    <w:rsid w:val="3A328A56"/>
    <w:rsid w:val="3A4D6BFB"/>
    <w:rsid w:val="3A69D2E4"/>
    <w:rsid w:val="3B7E9566"/>
    <w:rsid w:val="3C398336"/>
    <w:rsid w:val="3C4EDA0B"/>
    <w:rsid w:val="3C9A0E29"/>
    <w:rsid w:val="3D4BE80D"/>
    <w:rsid w:val="3F197928"/>
    <w:rsid w:val="3F428A48"/>
    <w:rsid w:val="3FB40062"/>
    <w:rsid w:val="3FE94E93"/>
    <w:rsid w:val="40B0316D"/>
    <w:rsid w:val="40DE7922"/>
    <w:rsid w:val="419D22FF"/>
    <w:rsid w:val="42411179"/>
    <w:rsid w:val="4245EE13"/>
    <w:rsid w:val="42DFE2E0"/>
    <w:rsid w:val="430C6265"/>
    <w:rsid w:val="43A15871"/>
    <w:rsid w:val="44067EC1"/>
    <w:rsid w:val="446D12DD"/>
    <w:rsid w:val="45598A46"/>
    <w:rsid w:val="45EFCEEB"/>
    <w:rsid w:val="464E0151"/>
    <w:rsid w:val="46909D66"/>
    <w:rsid w:val="47397B5E"/>
    <w:rsid w:val="483DEFF5"/>
    <w:rsid w:val="4842C5BD"/>
    <w:rsid w:val="4895F2D2"/>
    <w:rsid w:val="489A4487"/>
    <w:rsid w:val="49501D89"/>
    <w:rsid w:val="49856F03"/>
    <w:rsid w:val="4A833794"/>
    <w:rsid w:val="4ACE5367"/>
    <w:rsid w:val="4B118969"/>
    <w:rsid w:val="4B18ECF9"/>
    <w:rsid w:val="4B2156DC"/>
    <w:rsid w:val="4B447EA9"/>
    <w:rsid w:val="4B9E17AB"/>
    <w:rsid w:val="4BAB8395"/>
    <w:rsid w:val="4BBCFC74"/>
    <w:rsid w:val="4C140A6B"/>
    <w:rsid w:val="4C740E09"/>
    <w:rsid w:val="4CB4C35D"/>
    <w:rsid w:val="4CE513E0"/>
    <w:rsid w:val="4CF81837"/>
    <w:rsid w:val="4D09077A"/>
    <w:rsid w:val="4D31143F"/>
    <w:rsid w:val="4D7DCAB4"/>
    <w:rsid w:val="4D998184"/>
    <w:rsid w:val="4DD47CF1"/>
    <w:rsid w:val="4E191F3B"/>
    <w:rsid w:val="4EA76170"/>
    <w:rsid w:val="4F6AAAF0"/>
    <w:rsid w:val="4FF5F155"/>
    <w:rsid w:val="4FFEEBD3"/>
    <w:rsid w:val="50063ECF"/>
    <w:rsid w:val="50851E06"/>
    <w:rsid w:val="50B853DB"/>
    <w:rsid w:val="51079A21"/>
    <w:rsid w:val="515D7B7A"/>
    <w:rsid w:val="52A94745"/>
    <w:rsid w:val="5301E8B1"/>
    <w:rsid w:val="534CDA1B"/>
    <w:rsid w:val="53C22A12"/>
    <w:rsid w:val="5434F6E2"/>
    <w:rsid w:val="54878EBA"/>
    <w:rsid w:val="54E0EDB6"/>
    <w:rsid w:val="55B45CD3"/>
    <w:rsid w:val="55DE421B"/>
    <w:rsid w:val="569E3F32"/>
    <w:rsid w:val="57ED1228"/>
    <w:rsid w:val="58322098"/>
    <w:rsid w:val="589EAE59"/>
    <w:rsid w:val="58AA24D3"/>
    <w:rsid w:val="58C100BE"/>
    <w:rsid w:val="59F1FD65"/>
    <w:rsid w:val="5B9AB595"/>
    <w:rsid w:val="5E11D313"/>
    <w:rsid w:val="5EA3E018"/>
    <w:rsid w:val="5F1B504B"/>
    <w:rsid w:val="5F273A1D"/>
    <w:rsid w:val="5FF5F4B8"/>
    <w:rsid w:val="603FE21D"/>
    <w:rsid w:val="604955FC"/>
    <w:rsid w:val="60EBFBD9"/>
    <w:rsid w:val="6116E47B"/>
    <w:rsid w:val="629A9647"/>
    <w:rsid w:val="630EA362"/>
    <w:rsid w:val="646FF8A4"/>
    <w:rsid w:val="65203BF4"/>
    <w:rsid w:val="65273080"/>
    <w:rsid w:val="657E6076"/>
    <w:rsid w:val="65E668A2"/>
    <w:rsid w:val="65EC1A15"/>
    <w:rsid w:val="661432BE"/>
    <w:rsid w:val="6629A786"/>
    <w:rsid w:val="670AB3AE"/>
    <w:rsid w:val="67944DC3"/>
    <w:rsid w:val="67B5F13A"/>
    <w:rsid w:val="682AE967"/>
    <w:rsid w:val="6837F2BE"/>
    <w:rsid w:val="683B9496"/>
    <w:rsid w:val="683C63C1"/>
    <w:rsid w:val="6939B11D"/>
    <w:rsid w:val="69C1E741"/>
    <w:rsid w:val="69FB1020"/>
    <w:rsid w:val="6A1A3E3D"/>
    <w:rsid w:val="6A213B5C"/>
    <w:rsid w:val="6AA78E86"/>
    <w:rsid w:val="6ABBD60A"/>
    <w:rsid w:val="6AD9E320"/>
    <w:rsid w:val="6ADB4929"/>
    <w:rsid w:val="6BAEE164"/>
    <w:rsid w:val="6BC3F387"/>
    <w:rsid w:val="6C16B7E2"/>
    <w:rsid w:val="6C78663D"/>
    <w:rsid w:val="6CA776F2"/>
    <w:rsid w:val="6CA7B2AA"/>
    <w:rsid w:val="6CB6ADCA"/>
    <w:rsid w:val="6CE5DE90"/>
    <w:rsid w:val="6DD00D70"/>
    <w:rsid w:val="6DED2E60"/>
    <w:rsid w:val="6E287221"/>
    <w:rsid w:val="6E86B656"/>
    <w:rsid w:val="6F1D29D9"/>
    <w:rsid w:val="6FB427D9"/>
    <w:rsid w:val="70134687"/>
    <w:rsid w:val="705DE17B"/>
    <w:rsid w:val="70948686"/>
    <w:rsid w:val="70B3DB58"/>
    <w:rsid w:val="71441911"/>
    <w:rsid w:val="71719656"/>
    <w:rsid w:val="721EDC16"/>
    <w:rsid w:val="72A70D89"/>
    <w:rsid w:val="72D51F01"/>
    <w:rsid w:val="72DC2D61"/>
    <w:rsid w:val="737B19AF"/>
    <w:rsid w:val="73A43481"/>
    <w:rsid w:val="74899146"/>
    <w:rsid w:val="7493F8C4"/>
    <w:rsid w:val="75FE224B"/>
    <w:rsid w:val="7672CA34"/>
    <w:rsid w:val="767F4044"/>
    <w:rsid w:val="769930A3"/>
    <w:rsid w:val="777D98D0"/>
    <w:rsid w:val="77DA2EED"/>
    <w:rsid w:val="77EBE6EF"/>
    <w:rsid w:val="7801CCD6"/>
    <w:rsid w:val="7880D01F"/>
    <w:rsid w:val="788DC448"/>
    <w:rsid w:val="78F9C54B"/>
    <w:rsid w:val="79AF2E66"/>
    <w:rsid w:val="7A08B7BC"/>
    <w:rsid w:val="7A431668"/>
    <w:rsid w:val="7B4C2BD0"/>
    <w:rsid w:val="7DA47C27"/>
    <w:rsid w:val="7DD3C3FC"/>
    <w:rsid w:val="7DF81E7D"/>
    <w:rsid w:val="7E2365AB"/>
    <w:rsid w:val="7E8B0E51"/>
    <w:rsid w:val="7FAC9FCE"/>
    <w:rsid w:val="7FB167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D93E61F"/>
  <w15:docId w15:val="{679179AF-704C-4001-90F6-96371534B118}"/>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C6FEB"/>
  </w:style>
  <w:style w:type="character" w:styleId="DefaultParagraphFont" w:default="1">
    <w:name w:val="Default Paragraph Font"/>
    <w:uiPriority w:val="1"/>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981E6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981E63"/>
    <w:rPr>
      <w:rFonts w:ascii="Tahoma" w:hAnsi="Tahoma" w:cs="Tahoma"/>
      <w:sz w:val="16"/>
      <w:szCs w:val="16"/>
    </w:rPr>
  </w:style>
  <w:style w:type="paragraph" w:styleId="NormalWeb">
    <w:name w:val="Normal (Web)"/>
    <w:basedOn w:val="Normal"/>
    <w:uiPriority w:val="99"/>
    <w:semiHidden/>
    <w:unhideWhenUsed/>
    <w:rsid w:val="00981E63"/>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981E63"/>
    <w:rPr>
      <w:b/>
      <w:bCs/>
    </w:rPr>
  </w:style>
  <w:style w:type="paragraph" w:styleId="ListParagraph">
    <w:name w:val="List Paragraph"/>
    <w:basedOn w:val="Normal"/>
    <w:uiPriority w:val="34"/>
    <w:qFormat/>
    <w:rsid w:val="00281C32"/>
    <w:pPr>
      <w:spacing w:after="160" w:line="279" w:lineRule="auto"/>
      <w:ind w:left="720"/>
      <w:contextualSpacing/>
    </w:pPr>
    <w:rPr>
      <w:rFonts w:eastAsiaTheme="minorEastAsia"/>
      <w:sz w:val="24"/>
      <w:szCs w:val="24"/>
      <w:lang w:eastAsia="ja-JP"/>
    </w:rPr>
  </w:style>
  <w:style w:type="paragraph" w:styleId="HTMLPreformatted">
    <w:name w:val="HTML Preformatted"/>
    <w:basedOn w:val="Normal"/>
    <w:link w:val="HTMLPreformattedChar"/>
    <w:uiPriority w:val="99"/>
    <w:semiHidden/>
    <w:unhideWhenUsed/>
    <w:rsid w:val="00281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281C32"/>
    <w:rPr>
      <w:rFonts w:ascii="Courier New" w:hAnsi="Courier New" w:eastAsia="Times New Roman" w:cs="Courier New"/>
      <w:sz w:val="20"/>
      <w:szCs w:val="20"/>
    </w:rPr>
  </w:style>
  <w:style w:type="character" w:styleId="HTMLCode">
    <w:name w:val="HTML Code"/>
    <w:basedOn w:val="DefaultParagraphFont"/>
    <w:uiPriority w:val="99"/>
    <w:semiHidden/>
    <w:unhideWhenUsed/>
    <w:rsid w:val="00281C32"/>
    <w:rPr>
      <w:rFonts w:ascii="Courier New" w:hAnsi="Courier New" w:eastAsia="Times New Roman" w:cs="Courier New"/>
      <w:sz w:val="20"/>
      <w:szCs w:val="20"/>
    </w:rPr>
  </w:style>
  <w:style w:type="character" w:styleId="hljs-punctuation" w:customStyle="1">
    <w:name w:val="hljs-punctuation"/>
    <w:basedOn w:val="DefaultParagraphFont"/>
    <w:rsid w:val="00281C32"/>
  </w:style>
  <w:style w:type="character" w:styleId="hljs-attr" w:customStyle="1">
    <w:name w:val="hljs-attr"/>
    <w:basedOn w:val="DefaultParagraphFont"/>
    <w:rsid w:val="00281C32"/>
  </w:style>
  <w:style w:type="character" w:styleId="hljs-string" w:customStyle="1">
    <w:name w:val="hljs-string"/>
    <w:basedOn w:val="DefaultParagraphFont"/>
    <w:rsid w:val="00281C32"/>
  </w:style>
  <w:style w:type="character" w:styleId="hljs-number" w:customStyle="1">
    <w:name w:val="hljs-number"/>
    <w:basedOn w:val="DefaultParagraphFont"/>
    <w:rsid w:val="00281C32"/>
  </w:style>
  <w:style w:type="table" w:styleId="GridTable6ColorfulAccent4" w:customStyle="1">
    <w:name w:val="Grid Table 6 Colorful Accent 4"/>
    <w:basedOn w:val="TableNormal"/>
    <w:uiPriority w:val="51"/>
    <w:rsid w:val="00872D28"/>
    <w:pPr>
      <w:spacing w:after="0" w:line="240" w:lineRule="auto"/>
    </w:pPr>
    <w:rPr>
      <w:rFonts w:eastAsiaTheme="minorEastAsia"/>
      <w:color w:val="5F497A" w:themeColor="accent4" w:themeShade="BF"/>
      <w:sz w:val="24"/>
      <w:szCs w:val="24"/>
      <w:lang w:eastAsia="ja-JP"/>
    </w:rPr>
    <w:tblPr>
      <w:tblStyleRowBandSize w:val="1"/>
      <w:tblStyleColBandSize w:val="1"/>
      <w:tblInd w:w="0" w:type="dxa"/>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CellMar>
        <w:top w:w="0" w:type="dxa"/>
        <w:left w:w="108" w:type="dxa"/>
        <w:bottom w:w="0" w:type="dxa"/>
        <w:right w:w="108" w:type="dxa"/>
      </w:tblCellMar>
    </w:tblPr>
    <w:tblStylePr w:type="firstRow">
      <w:rPr>
        <w:b/>
        <w:bCs/>
      </w:rPr>
      <w:tblPr/>
      <w:tcPr>
        <w:tcBorders>
          <w:bottom w:val="single" w:color="B2A1C7" w:themeColor="accent4" w:themeTint="99" w:sz="12" w:space="0"/>
        </w:tcBorders>
      </w:tcPr>
    </w:tblStylePr>
    <w:tblStylePr w:type="lastRow">
      <w:rPr>
        <w:b/>
        <w:bCs/>
      </w:rPr>
      <w:tblPr/>
      <w:tcPr>
        <w:tcBorders>
          <w:top w:val="double" w:color="B2A1C7" w:themeColor="accent4" w:themeTint="99" w:sz="4" w:space="0"/>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r="http://schemas.openxmlformats.org/officeDocument/2006/relationships" xmlns:w="http://schemas.openxmlformats.org/wordprocessingml/2006/main">
  <w:divs>
    <w:div w:id="344601699">
      <w:bodyDiv w:val="1"/>
      <w:marLeft w:val="0"/>
      <w:marRight w:val="0"/>
      <w:marTop w:val="0"/>
      <w:marBottom w:val="0"/>
      <w:divBdr>
        <w:top w:val="none" w:sz="0" w:space="0" w:color="auto"/>
        <w:left w:val="none" w:sz="0" w:space="0" w:color="auto"/>
        <w:bottom w:val="none" w:sz="0" w:space="0" w:color="auto"/>
        <w:right w:val="none" w:sz="0" w:space="0" w:color="auto"/>
      </w:divBdr>
    </w:div>
    <w:div w:id="1806505767">
      <w:bodyDiv w:val="1"/>
      <w:marLeft w:val="0"/>
      <w:marRight w:val="0"/>
      <w:marTop w:val="0"/>
      <w:marBottom w:val="0"/>
      <w:divBdr>
        <w:top w:val="none" w:sz="0" w:space="0" w:color="auto"/>
        <w:left w:val="none" w:sz="0" w:space="0" w:color="auto"/>
        <w:bottom w:val="none" w:sz="0" w:space="0" w:color="auto"/>
        <w:right w:val="none" w:sz="0" w:space="0" w:color="auto"/>
      </w:divBdr>
      <w:divsChild>
        <w:div w:id="1452047341">
          <w:marLeft w:val="0"/>
          <w:marRight w:val="0"/>
          <w:marTop w:val="0"/>
          <w:marBottom w:val="0"/>
          <w:divBdr>
            <w:top w:val="none" w:sz="0" w:space="0" w:color="auto"/>
            <w:left w:val="none" w:sz="0" w:space="0" w:color="auto"/>
            <w:bottom w:val="none" w:sz="0" w:space="0" w:color="auto"/>
            <w:right w:val="none" w:sz="0" w:space="0" w:color="auto"/>
          </w:divBdr>
          <w:divsChild>
            <w:div w:id="1555115009">
              <w:marLeft w:val="0"/>
              <w:marRight w:val="0"/>
              <w:marTop w:val="0"/>
              <w:marBottom w:val="0"/>
              <w:divBdr>
                <w:top w:val="none" w:sz="0" w:space="0" w:color="auto"/>
                <w:left w:val="none" w:sz="0" w:space="0" w:color="auto"/>
                <w:bottom w:val="none" w:sz="0" w:space="0" w:color="auto"/>
                <w:right w:val="none" w:sz="0" w:space="0" w:color="auto"/>
              </w:divBdr>
            </w:div>
            <w:div w:id="544685797">
              <w:marLeft w:val="0"/>
              <w:marRight w:val="0"/>
              <w:marTop w:val="0"/>
              <w:marBottom w:val="0"/>
              <w:divBdr>
                <w:top w:val="none" w:sz="0" w:space="0" w:color="auto"/>
                <w:left w:val="none" w:sz="0" w:space="0" w:color="auto"/>
                <w:bottom w:val="none" w:sz="0" w:space="0" w:color="auto"/>
                <w:right w:val="none" w:sz="0" w:space="0" w:color="auto"/>
              </w:divBdr>
              <w:divsChild>
                <w:div w:id="1654673251">
                  <w:marLeft w:val="0"/>
                  <w:marRight w:val="0"/>
                  <w:marTop w:val="0"/>
                  <w:marBottom w:val="0"/>
                  <w:divBdr>
                    <w:top w:val="none" w:sz="0" w:space="0" w:color="auto"/>
                    <w:left w:val="none" w:sz="0" w:space="0" w:color="auto"/>
                    <w:bottom w:val="none" w:sz="0" w:space="0" w:color="auto"/>
                    <w:right w:val="none" w:sz="0" w:space="0" w:color="auto"/>
                  </w:divBdr>
                  <w:divsChild>
                    <w:div w:id="70923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1394">
              <w:marLeft w:val="0"/>
              <w:marRight w:val="0"/>
              <w:marTop w:val="0"/>
              <w:marBottom w:val="0"/>
              <w:divBdr>
                <w:top w:val="none" w:sz="0" w:space="0" w:color="auto"/>
                <w:left w:val="none" w:sz="0" w:space="0" w:color="auto"/>
                <w:bottom w:val="none" w:sz="0" w:space="0" w:color="auto"/>
                <w:right w:val="none" w:sz="0" w:space="0" w:color="auto"/>
              </w:divBdr>
            </w:div>
          </w:divsChild>
        </w:div>
        <w:div w:id="1964265474">
          <w:marLeft w:val="0"/>
          <w:marRight w:val="0"/>
          <w:marTop w:val="0"/>
          <w:marBottom w:val="0"/>
          <w:divBdr>
            <w:top w:val="none" w:sz="0" w:space="0" w:color="auto"/>
            <w:left w:val="none" w:sz="0" w:space="0" w:color="auto"/>
            <w:bottom w:val="none" w:sz="0" w:space="0" w:color="auto"/>
            <w:right w:val="none" w:sz="0" w:space="0" w:color="auto"/>
          </w:divBdr>
          <w:divsChild>
            <w:div w:id="1491864502">
              <w:marLeft w:val="0"/>
              <w:marRight w:val="0"/>
              <w:marTop w:val="0"/>
              <w:marBottom w:val="0"/>
              <w:divBdr>
                <w:top w:val="none" w:sz="0" w:space="0" w:color="auto"/>
                <w:left w:val="none" w:sz="0" w:space="0" w:color="auto"/>
                <w:bottom w:val="none" w:sz="0" w:space="0" w:color="auto"/>
                <w:right w:val="none" w:sz="0" w:space="0" w:color="auto"/>
              </w:divBdr>
            </w:div>
            <w:div w:id="870339676">
              <w:marLeft w:val="0"/>
              <w:marRight w:val="0"/>
              <w:marTop w:val="0"/>
              <w:marBottom w:val="0"/>
              <w:divBdr>
                <w:top w:val="none" w:sz="0" w:space="0" w:color="auto"/>
                <w:left w:val="none" w:sz="0" w:space="0" w:color="auto"/>
                <w:bottom w:val="none" w:sz="0" w:space="0" w:color="auto"/>
                <w:right w:val="none" w:sz="0" w:space="0" w:color="auto"/>
              </w:divBdr>
              <w:divsChild>
                <w:div w:id="1019089462">
                  <w:marLeft w:val="0"/>
                  <w:marRight w:val="0"/>
                  <w:marTop w:val="0"/>
                  <w:marBottom w:val="0"/>
                  <w:divBdr>
                    <w:top w:val="none" w:sz="0" w:space="0" w:color="auto"/>
                    <w:left w:val="none" w:sz="0" w:space="0" w:color="auto"/>
                    <w:bottom w:val="none" w:sz="0" w:space="0" w:color="auto"/>
                    <w:right w:val="none" w:sz="0" w:space="0" w:color="auto"/>
                  </w:divBdr>
                  <w:divsChild>
                    <w:div w:id="14408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9331">
              <w:marLeft w:val="0"/>
              <w:marRight w:val="0"/>
              <w:marTop w:val="0"/>
              <w:marBottom w:val="0"/>
              <w:divBdr>
                <w:top w:val="none" w:sz="0" w:space="0" w:color="auto"/>
                <w:left w:val="none" w:sz="0" w:space="0" w:color="auto"/>
                <w:bottom w:val="none" w:sz="0" w:space="0" w:color="auto"/>
                <w:right w:val="none" w:sz="0" w:space="0" w:color="auto"/>
              </w:divBdr>
            </w:div>
          </w:divsChild>
        </w:div>
        <w:div w:id="1724524693">
          <w:marLeft w:val="0"/>
          <w:marRight w:val="0"/>
          <w:marTop w:val="0"/>
          <w:marBottom w:val="0"/>
          <w:divBdr>
            <w:top w:val="none" w:sz="0" w:space="0" w:color="auto"/>
            <w:left w:val="none" w:sz="0" w:space="0" w:color="auto"/>
            <w:bottom w:val="none" w:sz="0" w:space="0" w:color="auto"/>
            <w:right w:val="none" w:sz="0" w:space="0" w:color="auto"/>
          </w:divBdr>
          <w:divsChild>
            <w:div w:id="1935355836">
              <w:marLeft w:val="0"/>
              <w:marRight w:val="0"/>
              <w:marTop w:val="0"/>
              <w:marBottom w:val="0"/>
              <w:divBdr>
                <w:top w:val="none" w:sz="0" w:space="0" w:color="auto"/>
                <w:left w:val="none" w:sz="0" w:space="0" w:color="auto"/>
                <w:bottom w:val="none" w:sz="0" w:space="0" w:color="auto"/>
                <w:right w:val="none" w:sz="0" w:space="0" w:color="auto"/>
              </w:divBdr>
            </w:div>
            <w:div w:id="56902888">
              <w:marLeft w:val="0"/>
              <w:marRight w:val="0"/>
              <w:marTop w:val="0"/>
              <w:marBottom w:val="0"/>
              <w:divBdr>
                <w:top w:val="none" w:sz="0" w:space="0" w:color="auto"/>
                <w:left w:val="none" w:sz="0" w:space="0" w:color="auto"/>
                <w:bottom w:val="none" w:sz="0" w:space="0" w:color="auto"/>
                <w:right w:val="none" w:sz="0" w:space="0" w:color="auto"/>
              </w:divBdr>
              <w:divsChild>
                <w:div w:id="69470585">
                  <w:marLeft w:val="0"/>
                  <w:marRight w:val="0"/>
                  <w:marTop w:val="0"/>
                  <w:marBottom w:val="0"/>
                  <w:divBdr>
                    <w:top w:val="none" w:sz="0" w:space="0" w:color="auto"/>
                    <w:left w:val="none" w:sz="0" w:space="0" w:color="auto"/>
                    <w:bottom w:val="none" w:sz="0" w:space="0" w:color="auto"/>
                    <w:right w:val="none" w:sz="0" w:space="0" w:color="auto"/>
                  </w:divBdr>
                  <w:divsChild>
                    <w:div w:id="16906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0135">
              <w:marLeft w:val="0"/>
              <w:marRight w:val="0"/>
              <w:marTop w:val="0"/>
              <w:marBottom w:val="0"/>
              <w:divBdr>
                <w:top w:val="none" w:sz="0" w:space="0" w:color="auto"/>
                <w:left w:val="none" w:sz="0" w:space="0" w:color="auto"/>
                <w:bottom w:val="none" w:sz="0" w:space="0" w:color="auto"/>
                <w:right w:val="none" w:sz="0" w:space="0" w:color="auto"/>
              </w:divBdr>
            </w:div>
          </w:divsChild>
        </w:div>
        <w:div w:id="1387988325">
          <w:marLeft w:val="0"/>
          <w:marRight w:val="0"/>
          <w:marTop w:val="0"/>
          <w:marBottom w:val="0"/>
          <w:divBdr>
            <w:top w:val="none" w:sz="0" w:space="0" w:color="auto"/>
            <w:left w:val="none" w:sz="0" w:space="0" w:color="auto"/>
            <w:bottom w:val="none" w:sz="0" w:space="0" w:color="auto"/>
            <w:right w:val="none" w:sz="0" w:space="0" w:color="auto"/>
          </w:divBdr>
          <w:divsChild>
            <w:div w:id="1747918318">
              <w:marLeft w:val="0"/>
              <w:marRight w:val="0"/>
              <w:marTop w:val="0"/>
              <w:marBottom w:val="0"/>
              <w:divBdr>
                <w:top w:val="none" w:sz="0" w:space="0" w:color="auto"/>
                <w:left w:val="none" w:sz="0" w:space="0" w:color="auto"/>
                <w:bottom w:val="none" w:sz="0" w:space="0" w:color="auto"/>
                <w:right w:val="none" w:sz="0" w:space="0" w:color="auto"/>
              </w:divBdr>
            </w:div>
            <w:div w:id="1116213173">
              <w:marLeft w:val="0"/>
              <w:marRight w:val="0"/>
              <w:marTop w:val="0"/>
              <w:marBottom w:val="0"/>
              <w:divBdr>
                <w:top w:val="none" w:sz="0" w:space="0" w:color="auto"/>
                <w:left w:val="none" w:sz="0" w:space="0" w:color="auto"/>
                <w:bottom w:val="none" w:sz="0" w:space="0" w:color="auto"/>
                <w:right w:val="none" w:sz="0" w:space="0" w:color="auto"/>
              </w:divBdr>
              <w:divsChild>
                <w:div w:id="2070225457">
                  <w:marLeft w:val="0"/>
                  <w:marRight w:val="0"/>
                  <w:marTop w:val="0"/>
                  <w:marBottom w:val="0"/>
                  <w:divBdr>
                    <w:top w:val="none" w:sz="0" w:space="0" w:color="auto"/>
                    <w:left w:val="none" w:sz="0" w:space="0" w:color="auto"/>
                    <w:bottom w:val="none" w:sz="0" w:space="0" w:color="auto"/>
                    <w:right w:val="none" w:sz="0" w:space="0" w:color="auto"/>
                  </w:divBdr>
                  <w:divsChild>
                    <w:div w:id="1193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theme" Target="theme/theme1.xml" Id="rId22" /><Relationship Type="http://schemas.openxmlformats.org/officeDocument/2006/relationships/image" Target="/media/image11.png" Id="Ra39c191029e3472b" /><Relationship Type="http://schemas.openxmlformats.org/officeDocument/2006/relationships/image" Target="/media/image12.png" Id="Rf174927c18714ecf" /><Relationship Type="http://schemas.openxmlformats.org/officeDocument/2006/relationships/image" Target="/media/image13.png" Id="R71ae855f94a2415f" /><Relationship Type="http://schemas.openxmlformats.org/officeDocument/2006/relationships/image" Target="/media/image14.png" Id="Rf27e34ed6eff41ed" /><Relationship Type="http://schemas.openxmlformats.org/officeDocument/2006/relationships/image" Target="/media/image1d.png" Id="Rd3e69c213d0b4403" /><Relationship Type="http://schemas.openxmlformats.org/officeDocument/2006/relationships/image" Target="/media/image1e.png" Id="Re74bbc5d4bae40c1" /><Relationship Type="http://schemas.openxmlformats.org/officeDocument/2006/relationships/header" Target="header.xml" Id="R4a110f25923c47dd" /><Relationship Type="http://schemas.openxmlformats.org/officeDocument/2006/relationships/footer" Target="footer.xml" Id="Ra2b1aeb871444186" /><Relationship Type="http://schemas.openxmlformats.org/officeDocument/2006/relationships/image" Target="/media/image2.jpg" Id="R98ae523b52a54025" /><Relationship Type="http://schemas.openxmlformats.org/officeDocument/2006/relationships/image" Target="/media/image20.png" Id="R0082de19420f47b4" /><Relationship Type="http://schemas.openxmlformats.org/officeDocument/2006/relationships/image" Target="/media/image21.png" Id="R4fa76b4387f74c00" /><Relationship Type="http://schemas.openxmlformats.org/officeDocument/2006/relationships/image" Target="/media/image22.png" Id="R9fff9c2ec4084111" /><Relationship Type="http://schemas.openxmlformats.org/officeDocument/2006/relationships/image" Target="/media/image23.png" Id="R2036d163a34542ab" /><Relationship Type="http://schemas.openxmlformats.org/officeDocument/2006/relationships/image" Target="/media/image24.png" Id="R788044b876054284" /><Relationship Type="http://schemas.openxmlformats.org/officeDocument/2006/relationships/image" Target="/media/image25.png" Id="Rece74a94e04949a2" /><Relationship Type="http://schemas.openxmlformats.org/officeDocument/2006/relationships/image" Target="/media/image26.png" Id="R86d67bf6ddb04588" /><Relationship Type="http://schemas.openxmlformats.org/officeDocument/2006/relationships/image" Target="/media/image27.png" Id="R4c4517c2d8684b5a" /><Relationship Type="http://schemas.openxmlformats.org/officeDocument/2006/relationships/image" Target="/media/image28.png" Id="Rf1f3d2d2657c40c1" /><Relationship Type="http://schemas.openxmlformats.org/officeDocument/2006/relationships/image" Target="/media/image3.jpg" Id="R25e704e9efac4d0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2543C-0C99-4AD8-BB5E-2F7A1497B9B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2022503011</dc:creator>
  <lastModifiedBy>MALARVANNAN M</lastModifiedBy>
  <revision>5</revision>
  <dcterms:created xsi:type="dcterms:W3CDTF">2024-11-07T10:10:00.0000000Z</dcterms:created>
  <dcterms:modified xsi:type="dcterms:W3CDTF">2024-11-10T06:29:58.6066503Z</dcterms:modified>
</coreProperties>
</file>